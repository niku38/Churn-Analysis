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86C8F2" w14:textId="5EF2FEC6" w:rsidR="00123E3B" w:rsidRDefault="00123E3B" w:rsidP="00123E3B">
      <w:pPr>
        <w:pBdr>
          <w:bottom w:val="single" w:sz="12" w:space="1" w:color="auto"/>
        </w:pBdr>
      </w:pPr>
    </w:p>
    <w:p w14:paraId="0F2D7BCC" w14:textId="77777777" w:rsidR="00721D8B" w:rsidRPr="00123E3B" w:rsidRDefault="00721D8B" w:rsidP="00123E3B"/>
    <w:p w14:paraId="40D7A875" w14:textId="77777777" w:rsidR="00123E3B" w:rsidRDefault="00123E3B" w:rsidP="00123E3B">
      <w:pPr>
        <w:pBdr>
          <w:bottom w:val="single" w:sz="12" w:space="1" w:color="auto"/>
        </w:pBdr>
        <w:rPr>
          <w:b/>
          <w:bCs/>
          <w:color w:val="FF0000"/>
          <w:sz w:val="36"/>
          <w:szCs w:val="36"/>
        </w:rPr>
      </w:pPr>
      <w:r w:rsidRPr="00123E3B">
        <w:rPr>
          <w:b/>
          <w:bCs/>
          <w:color w:val="FF0000"/>
          <w:sz w:val="36"/>
          <w:szCs w:val="36"/>
        </w:rPr>
        <w:t>Telecom Customer Churn Analysis: Graph Insights &amp; Business Suggestions</w:t>
      </w:r>
    </w:p>
    <w:p w14:paraId="78D4E95C" w14:textId="77777777" w:rsidR="00721D8B" w:rsidRDefault="00721D8B" w:rsidP="00123E3B">
      <w:pPr>
        <w:pBdr>
          <w:bottom w:val="single" w:sz="12" w:space="1" w:color="auto"/>
        </w:pBdr>
        <w:rPr>
          <w:b/>
          <w:bCs/>
          <w:color w:val="FF0000"/>
          <w:sz w:val="36"/>
          <w:szCs w:val="36"/>
        </w:rPr>
      </w:pPr>
    </w:p>
    <w:p w14:paraId="4B356613" w14:textId="77777777" w:rsidR="00CE2E51" w:rsidRDefault="00CE2E51" w:rsidP="00721D8B">
      <w:pPr>
        <w:rPr>
          <w:b/>
          <w:bCs/>
          <w:color w:val="FF0000"/>
          <w:sz w:val="36"/>
          <w:szCs w:val="36"/>
        </w:rPr>
      </w:pPr>
    </w:p>
    <w:p w14:paraId="2167DE1B" w14:textId="77777777" w:rsidR="00721D8B" w:rsidRDefault="00721D8B" w:rsidP="00721D8B"/>
    <w:p w14:paraId="6110B224" w14:textId="06D3D0AE" w:rsidR="003525D6" w:rsidRPr="003525D6" w:rsidRDefault="003A3F38" w:rsidP="003525D6">
      <w:pPr>
        <w:rPr>
          <w:b/>
          <w:bCs/>
        </w:rPr>
      </w:pPr>
      <w:r>
        <w:rPr>
          <w:b/>
          <w:bCs/>
        </w:rPr>
        <w:t>1.</w:t>
      </w:r>
      <w:r w:rsidR="003525D6" w:rsidRPr="003525D6">
        <w:rPr>
          <w:b/>
          <w:bCs/>
        </w:rPr>
        <w:t>Churn by Internet Service Type</w:t>
      </w:r>
    </w:p>
    <w:p w14:paraId="588F0876" w14:textId="77777777" w:rsidR="003525D6" w:rsidRPr="003525D6" w:rsidRDefault="003525D6" w:rsidP="003525D6">
      <w:pPr>
        <w:numPr>
          <w:ilvl w:val="0"/>
          <w:numId w:val="35"/>
        </w:numPr>
      </w:pPr>
      <w:r w:rsidRPr="003525D6">
        <w:rPr>
          <w:b/>
          <w:bCs/>
        </w:rPr>
        <w:t>Insight</w:t>
      </w:r>
      <w:r w:rsidRPr="003525D6">
        <w:t>: DSL has the highest number of non-churned customers (around 2000) with about 500 churned. Fiber Optic has around 1750 non-churned and 1300 churned. No internet service has about 1500 non-churned and only 100 churned.</w:t>
      </w:r>
    </w:p>
    <w:p w14:paraId="02447A9A" w14:textId="77777777" w:rsidR="003525D6" w:rsidRPr="003525D6" w:rsidRDefault="003525D6" w:rsidP="003525D6">
      <w:pPr>
        <w:numPr>
          <w:ilvl w:val="0"/>
          <w:numId w:val="35"/>
        </w:numPr>
      </w:pPr>
      <w:r w:rsidRPr="003525D6">
        <w:rPr>
          <w:b/>
          <w:bCs/>
        </w:rPr>
        <w:t>Explanation</w:t>
      </w:r>
      <w:r w:rsidRPr="003525D6">
        <w:t>: DSL customers mostly stay, showing high satisfaction. Fiber Optic has a significant churn (around 40% of total), suggesting issues like cost or service quality. No internet service has very low churn, indicating stability among these customers.</w:t>
      </w:r>
    </w:p>
    <w:p w14:paraId="1820105C" w14:textId="77777777" w:rsidR="003525D6" w:rsidRPr="003525D6" w:rsidRDefault="003525D6" w:rsidP="003525D6">
      <w:pPr>
        <w:numPr>
          <w:ilvl w:val="0"/>
          <w:numId w:val="35"/>
        </w:numPr>
      </w:pPr>
      <w:r w:rsidRPr="003525D6">
        <w:rPr>
          <w:b/>
          <w:bCs/>
        </w:rPr>
        <w:t>Suggestion</w:t>
      </w:r>
      <w:r w:rsidRPr="003525D6">
        <w:t>: Improve Fiber Optic service (e.g., fix outages, adjust pricing) to reduce churn. Maintain No internet service quality and offer incentives to keep DSL customers happy.</w:t>
      </w:r>
    </w:p>
    <w:p w14:paraId="323A8EBA" w14:textId="77777777" w:rsidR="00CE2E51" w:rsidRDefault="00CE2E51" w:rsidP="00CE2E51"/>
    <w:p w14:paraId="1D4D8D70" w14:textId="77777777" w:rsidR="00CE2E51" w:rsidRDefault="00CE2E51" w:rsidP="00CE2E51"/>
    <w:p w14:paraId="4B75BAB2" w14:textId="77777777" w:rsidR="00CE2E51" w:rsidRDefault="00CE2E51" w:rsidP="00CE2E51"/>
    <w:p w14:paraId="584DDED0" w14:textId="3F8B5B00" w:rsidR="00CE2E51" w:rsidRPr="00123E3B" w:rsidRDefault="00CE2E51" w:rsidP="003525D6">
      <w:r>
        <w:rPr>
          <w:noProof/>
        </w:rPr>
        <w:drawing>
          <wp:inline distT="0" distB="0" distL="0" distR="0" wp14:anchorId="562A0502" wp14:editId="3D23188B">
            <wp:extent cx="6478172" cy="2995930"/>
            <wp:effectExtent l="0" t="0" r="0" b="0"/>
            <wp:docPr id="5022544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254415" name="Picture 502254415"/>
                    <pic:cNvPicPr/>
                  </pic:nvPicPr>
                  <pic:blipFill>
                    <a:blip r:embed="rId7"/>
                    <a:stretch>
                      <a:fillRect/>
                    </a:stretch>
                  </pic:blipFill>
                  <pic:spPr>
                    <a:xfrm>
                      <a:off x="0" y="0"/>
                      <a:ext cx="6478172" cy="2995930"/>
                    </a:xfrm>
                    <a:prstGeom prst="rect">
                      <a:avLst/>
                    </a:prstGeom>
                  </pic:spPr>
                </pic:pic>
              </a:graphicData>
            </a:graphic>
          </wp:inline>
        </w:drawing>
      </w:r>
    </w:p>
    <w:p w14:paraId="7B4DA104" w14:textId="624450BB" w:rsidR="00CE2E51" w:rsidRDefault="00CE2E51" w:rsidP="00CE2E51"/>
    <w:p w14:paraId="6C271947" w14:textId="77777777" w:rsidR="00CE2E51" w:rsidRDefault="00CE2E51" w:rsidP="00CE2E51">
      <w:pPr>
        <w:pBdr>
          <w:bottom w:val="single" w:sz="12" w:space="1" w:color="auto"/>
        </w:pBdr>
      </w:pPr>
      <w:r>
        <w:br/>
      </w:r>
    </w:p>
    <w:p w14:paraId="60C62B9A" w14:textId="77777777" w:rsidR="00721D8B" w:rsidRDefault="00721D8B" w:rsidP="00CE2E51"/>
    <w:p w14:paraId="353E3322" w14:textId="77777777" w:rsidR="00CE2E51" w:rsidRDefault="00CE2E51" w:rsidP="00CE2E51"/>
    <w:p w14:paraId="692138F7" w14:textId="26E69B77" w:rsidR="00CE2E51" w:rsidRPr="00123E3B" w:rsidRDefault="00CE2E51" w:rsidP="00CE2E51">
      <w:pPr>
        <w:rPr>
          <w:b/>
          <w:bCs/>
        </w:rPr>
      </w:pPr>
      <w:r>
        <w:rPr>
          <w:b/>
          <w:bCs/>
        </w:rPr>
        <w:t>2</w:t>
      </w:r>
      <w:r w:rsidRPr="00123E3B">
        <w:rPr>
          <w:b/>
          <w:bCs/>
        </w:rPr>
        <w:t>. Monthly Charges by Internet Service Type and Churn</w:t>
      </w:r>
    </w:p>
    <w:p w14:paraId="3A9343CE" w14:textId="77777777" w:rsidR="00CE2E51" w:rsidRPr="00123E3B" w:rsidRDefault="00CE2E51" w:rsidP="00CE2E51">
      <w:pPr>
        <w:numPr>
          <w:ilvl w:val="0"/>
          <w:numId w:val="26"/>
        </w:numPr>
      </w:pPr>
      <w:r w:rsidRPr="00123E3B">
        <w:rPr>
          <w:b/>
          <w:bCs/>
        </w:rPr>
        <w:t>Graph Type</w:t>
      </w:r>
      <w:r w:rsidRPr="00123E3B">
        <w:t>: Box Plot</w:t>
      </w:r>
    </w:p>
    <w:p w14:paraId="3E9D1B24" w14:textId="77777777" w:rsidR="00CE2E51" w:rsidRPr="00123E3B" w:rsidRDefault="00CE2E51" w:rsidP="00CE2E51">
      <w:pPr>
        <w:numPr>
          <w:ilvl w:val="0"/>
          <w:numId w:val="26"/>
        </w:numPr>
      </w:pPr>
      <w:r w:rsidRPr="00123E3B">
        <w:rPr>
          <w:b/>
          <w:bCs/>
        </w:rPr>
        <w:t>Insight</w:t>
      </w:r>
      <w:r w:rsidRPr="00123E3B">
        <w:t>:</w:t>
      </w:r>
    </w:p>
    <w:p w14:paraId="2C26FDBC" w14:textId="77777777" w:rsidR="00CE2E51" w:rsidRPr="00123E3B" w:rsidRDefault="00CE2E51" w:rsidP="00CE2E51">
      <w:pPr>
        <w:numPr>
          <w:ilvl w:val="1"/>
          <w:numId w:val="26"/>
        </w:numPr>
      </w:pPr>
      <w:r w:rsidRPr="00123E3B">
        <w:t>Fiber Optic churners pay more (</w:t>
      </w:r>
      <w:del w:id="0" w:author="Unknown">
        <w:r w:rsidRPr="00123E3B">
          <w:delText>$90) than stayers (</w:delText>
        </w:r>
      </w:del>
      <w:r w:rsidRPr="00123E3B">
        <w:t>$80).</w:t>
      </w:r>
    </w:p>
    <w:p w14:paraId="72C99B3B" w14:textId="5604A7D8" w:rsidR="00CE2E51" w:rsidRDefault="00CE2E51" w:rsidP="00CE2E51">
      <w:pPr>
        <w:numPr>
          <w:ilvl w:val="1"/>
          <w:numId w:val="26"/>
        </w:numPr>
      </w:pPr>
      <w:r w:rsidRPr="00123E3B">
        <w:t>DSL and No Internet users show smaller charge differences.</w:t>
      </w:r>
    </w:p>
    <w:p w14:paraId="4218C743" w14:textId="77777777" w:rsidR="00721D8B" w:rsidRDefault="00721D8B" w:rsidP="00CE2E51">
      <w:pPr>
        <w:numPr>
          <w:ilvl w:val="1"/>
          <w:numId w:val="26"/>
        </w:numPr>
      </w:pPr>
    </w:p>
    <w:p w14:paraId="7FFB270B" w14:textId="77777777" w:rsidR="00721D8B" w:rsidRPr="00123E3B" w:rsidRDefault="00721D8B" w:rsidP="00721D8B">
      <w:pPr>
        <w:numPr>
          <w:ilvl w:val="0"/>
          <w:numId w:val="26"/>
        </w:numPr>
      </w:pPr>
      <w:r w:rsidRPr="00123E3B">
        <w:rPr>
          <w:b/>
          <w:bCs/>
        </w:rPr>
        <w:t>Explanation</w:t>
      </w:r>
      <w:r w:rsidRPr="00123E3B">
        <w:t>:</w:t>
      </w:r>
    </w:p>
    <w:p w14:paraId="6115BCAB" w14:textId="77777777" w:rsidR="00721D8B" w:rsidRPr="00123E3B" w:rsidRDefault="00721D8B" w:rsidP="00721D8B">
      <w:pPr>
        <w:numPr>
          <w:ilvl w:val="1"/>
          <w:numId w:val="26"/>
        </w:numPr>
      </w:pPr>
      <w:r w:rsidRPr="00123E3B">
        <w:t>Higher bills are a churn driver, especially in Fiber plans.</w:t>
      </w:r>
    </w:p>
    <w:p w14:paraId="19F3C6B6" w14:textId="77777777" w:rsidR="00721D8B" w:rsidRPr="00123E3B" w:rsidRDefault="00721D8B" w:rsidP="00721D8B">
      <w:pPr>
        <w:numPr>
          <w:ilvl w:val="0"/>
          <w:numId w:val="26"/>
        </w:numPr>
      </w:pPr>
      <w:r w:rsidRPr="00123E3B">
        <w:rPr>
          <w:b/>
          <w:bCs/>
        </w:rPr>
        <w:t>Suggestions</w:t>
      </w:r>
      <w:r w:rsidRPr="00123E3B">
        <w:t>:</w:t>
      </w:r>
    </w:p>
    <w:p w14:paraId="381AFEBF" w14:textId="77777777" w:rsidR="00721D8B" w:rsidRPr="00123E3B" w:rsidRDefault="00721D8B" w:rsidP="00721D8B">
      <w:pPr>
        <w:numPr>
          <w:ilvl w:val="1"/>
          <w:numId w:val="26"/>
        </w:numPr>
      </w:pPr>
      <w:r w:rsidRPr="00123E3B">
        <w:t>Offer better pricing/bundles for Fiber users.</w:t>
      </w:r>
    </w:p>
    <w:p w14:paraId="7EABBBED" w14:textId="77777777" w:rsidR="00721D8B" w:rsidRDefault="00721D8B" w:rsidP="00721D8B">
      <w:r w:rsidRPr="00123E3B">
        <w:t>Promote DSL and basic options as affordable and stable</w:t>
      </w:r>
    </w:p>
    <w:p w14:paraId="4A0ECBB0" w14:textId="77777777" w:rsidR="00CE2E51" w:rsidRDefault="00CE2E51" w:rsidP="00CE2E51"/>
    <w:p w14:paraId="5045E882" w14:textId="19D3009D" w:rsidR="00CE2E51" w:rsidRDefault="00CE2E51" w:rsidP="00CE2E51">
      <w:r>
        <w:rPr>
          <w:noProof/>
        </w:rPr>
        <w:lastRenderedPageBreak/>
        <w:drawing>
          <wp:inline distT="0" distB="0" distL="0" distR="0" wp14:anchorId="4ECB3F15" wp14:editId="56E14593">
            <wp:extent cx="6931025" cy="3694945"/>
            <wp:effectExtent l="0" t="0" r="0" b="0"/>
            <wp:docPr id="48318027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180270" name="Picture 483180270"/>
                    <pic:cNvPicPr/>
                  </pic:nvPicPr>
                  <pic:blipFill>
                    <a:blip r:embed="rId8"/>
                    <a:stretch>
                      <a:fillRect/>
                    </a:stretch>
                  </pic:blipFill>
                  <pic:spPr>
                    <a:xfrm>
                      <a:off x="0" y="0"/>
                      <a:ext cx="6931025" cy="3694945"/>
                    </a:xfrm>
                    <a:prstGeom prst="rect">
                      <a:avLst/>
                    </a:prstGeom>
                  </pic:spPr>
                </pic:pic>
              </a:graphicData>
            </a:graphic>
          </wp:inline>
        </w:drawing>
      </w:r>
    </w:p>
    <w:p w14:paraId="388D78EA" w14:textId="77777777" w:rsidR="00CE2E51" w:rsidRDefault="00CE2E51" w:rsidP="00CE2E51">
      <w:pPr>
        <w:pBdr>
          <w:bottom w:val="single" w:sz="12" w:space="1" w:color="auto"/>
        </w:pBdr>
      </w:pPr>
    </w:p>
    <w:p w14:paraId="2333279A" w14:textId="77777777" w:rsidR="003D3A60" w:rsidRDefault="003D3A60" w:rsidP="00CE2E51"/>
    <w:p w14:paraId="1687F0BD" w14:textId="77777777" w:rsidR="00CE2E51" w:rsidRDefault="00CE2E51" w:rsidP="00CE2E51"/>
    <w:p w14:paraId="5C98BFFA" w14:textId="27CFC07B" w:rsidR="001F7004" w:rsidRPr="001F7004" w:rsidRDefault="003A3F38" w:rsidP="001F7004">
      <w:pPr>
        <w:rPr>
          <w:b/>
          <w:bCs/>
        </w:rPr>
      </w:pPr>
      <w:r>
        <w:rPr>
          <w:b/>
          <w:bCs/>
        </w:rPr>
        <w:t xml:space="preserve">3 </w:t>
      </w:r>
      <w:r w:rsidR="001F7004" w:rsidRPr="001F7004">
        <w:rPr>
          <w:b/>
          <w:bCs/>
        </w:rPr>
        <w:t>Churn Rate by Subscription Plan and Internet Service Type</w:t>
      </w:r>
    </w:p>
    <w:p w14:paraId="0AB2C252" w14:textId="77777777" w:rsidR="003D3A60" w:rsidRDefault="001F7004" w:rsidP="001F7004">
      <w:pPr>
        <w:numPr>
          <w:ilvl w:val="0"/>
          <w:numId w:val="30"/>
        </w:numPr>
      </w:pPr>
      <w:r w:rsidRPr="001F7004">
        <w:rPr>
          <w:b/>
          <w:bCs/>
        </w:rPr>
        <w:t>Insight</w:t>
      </w:r>
      <w:r w:rsidRPr="001F7004">
        <w:t>: Month-to-Month with Fiber Optic has the highest churn (0.55). Two Year with No internet has the lowest (0.01)</w:t>
      </w:r>
    </w:p>
    <w:p w14:paraId="2A338BBC" w14:textId="77777777" w:rsidR="003D3A60" w:rsidRDefault="003D3A60" w:rsidP="003D3A60">
      <w:pPr>
        <w:ind w:left="720"/>
      </w:pPr>
    </w:p>
    <w:p w14:paraId="49C2465A" w14:textId="77777777" w:rsidR="003525D6" w:rsidRPr="001F7004" w:rsidRDefault="003525D6" w:rsidP="003525D6">
      <w:pPr>
        <w:numPr>
          <w:ilvl w:val="0"/>
          <w:numId w:val="30"/>
        </w:numPr>
      </w:pPr>
      <w:r w:rsidRPr="001F7004">
        <w:rPr>
          <w:b/>
          <w:bCs/>
        </w:rPr>
        <w:t>Explanation</w:t>
      </w:r>
      <w:r w:rsidRPr="001F7004">
        <w:t>: Short plans with Fiber Optic lead to more leaving due to cost or issues. Long plans keep customers better, especially with No internet.</w:t>
      </w:r>
    </w:p>
    <w:p w14:paraId="3D11D851" w14:textId="77777777" w:rsidR="003525D6" w:rsidRPr="001F7004" w:rsidRDefault="003525D6" w:rsidP="003525D6">
      <w:pPr>
        <w:numPr>
          <w:ilvl w:val="0"/>
          <w:numId w:val="30"/>
        </w:numPr>
      </w:pPr>
      <w:r w:rsidRPr="001F7004">
        <w:rPr>
          <w:b/>
          <w:bCs/>
        </w:rPr>
        <w:t>Suggestion</w:t>
      </w:r>
      <w:r w:rsidRPr="001F7004">
        <w:t>: Fix Fiber Optic problems, offer discounts for Two Year plans, and add value to DSL</w:t>
      </w:r>
    </w:p>
    <w:p w14:paraId="72E6590D" w14:textId="25A52AB9" w:rsidR="003D3A60" w:rsidRDefault="003D3A60" w:rsidP="003D3A60">
      <w:pPr>
        <w:ind w:left="720"/>
      </w:pPr>
    </w:p>
    <w:p w14:paraId="0BE8293D" w14:textId="2F16A876" w:rsidR="003D3A60" w:rsidRDefault="003D3A60" w:rsidP="003D3A60">
      <w:pPr>
        <w:ind w:left="720"/>
      </w:pPr>
      <w:r>
        <w:rPr>
          <w:noProof/>
        </w:rPr>
        <w:drawing>
          <wp:inline distT="0" distB="0" distL="0" distR="0" wp14:anchorId="4E155B2B" wp14:editId="60600A5D">
            <wp:extent cx="6046166" cy="3150968"/>
            <wp:effectExtent l="0" t="0" r="0" b="0"/>
            <wp:docPr id="189267982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679821" name="Picture 1892679821"/>
                    <pic:cNvPicPr/>
                  </pic:nvPicPr>
                  <pic:blipFill>
                    <a:blip r:embed="rId9"/>
                    <a:stretch>
                      <a:fillRect/>
                    </a:stretch>
                  </pic:blipFill>
                  <pic:spPr>
                    <a:xfrm>
                      <a:off x="0" y="0"/>
                      <a:ext cx="6141015" cy="3200399"/>
                    </a:xfrm>
                    <a:prstGeom prst="rect">
                      <a:avLst/>
                    </a:prstGeom>
                  </pic:spPr>
                </pic:pic>
              </a:graphicData>
            </a:graphic>
          </wp:inline>
        </w:drawing>
      </w:r>
    </w:p>
    <w:p w14:paraId="6B09C8C9" w14:textId="33E58C99" w:rsidR="001F7004" w:rsidRPr="001F7004" w:rsidRDefault="001F7004" w:rsidP="003D3A60">
      <w:r w:rsidRPr="001F7004">
        <w:t>.</w:t>
      </w:r>
    </w:p>
    <w:p w14:paraId="53B17640" w14:textId="77777777" w:rsidR="00CE2E51" w:rsidRDefault="00CE2E51" w:rsidP="00CE2E51"/>
    <w:p w14:paraId="0A31E563" w14:textId="77777777" w:rsidR="00CE2E51" w:rsidRDefault="00CE2E51" w:rsidP="00CE2E51">
      <w:pPr>
        <w:pBdr>
          <w:bottom w:val="single" w:sz="12" w:space="1" w:color="auto"/>
        </w:pBdr>
      </w:pPr>
    </w:p>
    <w:p w14:paraId="3C30F88B" w14:textId="4ADC3656" w:rsidR="00CE2E51" w:rsidRDefault="003D3A60" w:rsidP="00CE2E51">
      <w:r>
        <w:br/>
      </w:r>
    </w:p>
    <w:p w14:paraId="66AF0EAE" w14:textId="77777777" w:rsidR="00CE2E51" w:rsidRDefault="00CE2E51" w:rsidP="00CE2E51"/>
    <w:p w14:paraId="41F5C49B" w14:textId="79B614C2" w:rsidR="003D3A60" w:rsidRPr="003D3A60" w:rsidRDefault="003A3F38" w:rsidP="003D3A60">
      <w:pPr>
        <w:rPr>
          <w:b/>
          <w:bCs/>
        </w:rPr>
      </w:pPr>
      <w:r>
        <w:rPr>
          <w:b/>
          <w:bCs/>
        </w:rPr>
        <w:t>4.</w:t>
      </w:r>
      <w:r w:rsidR="003D3A60" w:rsidRPr="003D3A60">
        <w:rPr>
          <w:b/>
          <w:bCs/>
        </w:rPr>
        <w:t>Churn Trend by Tenure Group</w:t>
      </w:r>
    </w:p>
    <w:p w14:paraId="0C843977" w14:textId="77777777" w:rsidR="003D3A60" w:rsidRPr="003D3A60" w:rsidRDefault="003D3A60" w:rsidP="003D3A60">
      <w:pPr>
        <w:numPr>
          <w:ilvl w:val="0"/>
          <w:numId w:val="31"/>
        </w:numPr>
      </w:pPr>
      <w:r w:rsidRPr="003D3A60">
        <w:rPr>
          <w:b/>
          <w:bCs/>
        </w:rPr>
        <w:t>Insight</w:t>
      </w:r>
      <w:r w:rsidRPr="003D3A60">
        <w:t>: Churn rate starts high at 0.45 for the 0-1 year group, drops to 0.30 for 1-2 years, 0.25 for 2-3 years, 0.20 for 3-4 years, 0.15 for 4-5 years, and reaches 0.05 for 5+ years.</w:t>
      </w:r>
    </w:p>
    <w:p w14:paraId="479D44D3" w14:textId="77777777" w:rsidR="003D3A60" w:rsidRPr="003D3A60" w:rsidRDefault="003D3A60" w:rsidP="003D3A60">
      <w:pPr>
        <w:numPr>
          <w:ilvl w:val="0"/>
          <w:numId w:val="31"/>
        </w:numPr>
      </w:pPr>
      <w:r w:rsidRPr="003D3A60">
        <w:rPr>
          <w:b/>
          <w:bCs/>
        </w:rPr>
        <w:lastRenderedPageBreak/>
        <w:t>Explanation</w:t>
      </w:r>
      <w:r w:rsidRPr="003D3A60">
        <w:t>: New customers (0-1 year) are most likely to leave, possibly due to dissatisfaction or unmet expectations. Churn decreases steadily as tenure increases, showing that longer-term customers are more likely to stay, likely due to loyalty or better service fit.</w:t>
      </w:r>
    </w:p>
    <w:p w14:paraId="77662E23" w14:textId="77777777" w:rsidR="003D3A60" w:rsidRPr="003D3A60" w:rsidRDefault="003D3A60" w:rsidP="003D3A60">
      <w:pPr>
        <w:numPr>
          <w:ilvl w:val="0"/>
          <w:numId w:val="31"/>
        </w:numPr>
      </w:pPr>
      <w:r w:rsidRPr="003D3A60">
        <w:rPr>
          <w:b/>
          <w:bCs/>
        </w:rPr>
        <w:t>Suggestion</w:t>
      </w:r>
      <w:r w:rsidRPr="003D3A60">
        <w:t>: Focus on improving the first-year experience with better onboarding or support. Offer incentives like discounts or rewards to retain customers beyond the initial year.</w:t>
      </w:r>
    </w:p>
    <w:p w14:paraId="5B29FBE0" w14:textId="22C6D272" w:rsidR="005D034C" w:rsidRDefault="003D3A60" w:rsidP="00444283">
      <w:pPr>
        <w:pBdr>
          <w:bottom w:val="single" w:sz="12" w:space="1" w:color="auto"/>
        </w:pBdr>
      </w:pPr>
      <w:r>
        <w:rPr>
          <w:noProof/>
        </w:rPr>
        <w:drawing>
          <wp:inline distT="0" distB="0" distL="0" distR="0" wp14:anchorId="7F0FEB9F" wp14:editId="5731563F">
            <wp:extent cx="6931025" cy="3466769"/>
            <wp:effectExtent l="0" t="0" r="0" b="0"/>
            <wp:docPr id="62176980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769805" name="Picture 621769805"/>
                    <pic:cNvPicPr/>
                  </pic:nvPicPr>
                  <pic:blipFill>
                    <a:blip r:embed="rId10"/>
                    <a:stretch>
                      <a:fillRect/>
                    </a:stretch>
                  </pic:blipFill>
                  <pic:spPr>
                    <a:xfrm>
                      <a:off x="0" y="0"/>
                      <a:ext cx="6943670" cy="3473094"/>
                    </a:xfrm>
                    <a:prstGeom prst="rect">
                      <a:avLst/>
                    </a:prstGeom>
                  </pic:spPr>
                </pic:pic>
              </a:graphicData>
            </a:graphic>
          </wp:inline>
        </w:drawing>
      </w:r>
    </w:p>
    <w:p w14:paraId="06805C9C" w14:textId="203709FF" w:rsidR="003D3A60" w:rsidRPr="003D3A60" w:rsidRDefault="003D3A60" w:rsidP="003D3A60">
      <w:pPr>
        <w:rPr>
          <w:b/>
          <w:bCs/>
          <w:noProof/>
        </w:rPr>
      </w:pPr>
      <w:r w:rsidRPr="003D3A60">
        <w:rPr>
          <w:b/>
          <w:bCs/>
          <w:noProof/>
        </w:rPr>
        <w:br/>
      </w:r>
      <w:r w:rsidR="003A3F38">
        <w:rPr>
          <w:b/>
          <w:bCs/>
          <w:noProof/>
        </w:rPr>
        <w:t>5.</w:t>
      </w:r>
      <w:r w:rsidRPr="003D3A60">
        <w:rPr>
          <w:b/>
          <w:bCs/>
          <w:noProof/>
        </w:rPr>
        <w:t>Churn by Gender (Non-Seniors, 5+ Years)</w:t>
      </w:r>
    </w:p>
    <w:p w14:paraId="056D8B3E" w14:textId="77777777" w:rsidR="003D3A60" w:rsidRPr="003D3A60" w:rsidRDefault="003D3A60" w:rsidP="003D3A60">
      <w:pPr>
        <w:numPr>
          <w:ilvl w:val="0"/>
          <w:numId w:val="32"/>
        </w:numPr>
        <w:rPr>
          <w:noProof/>
        </w:rPr>
      </w:pPr>
      <w:r w:rsidRPr="003D3A60">
        <w:rPr>
          <w:b/>
          <w:bCs/>
          <w:noProof/>
        </w:rPr>
        <w:t>Insight</w:t>
      </w:r>
      <w:r w:rsidRPr="003D3A60">
        <w:rPr>
          <w:noProof/>
        </w:rPr>
        <w:t>: Both males and females have a high number of non-churned customers (around 500 each), with a small number of churned customers (around 50 for males, slightly less for females).</w:t>
      </w:r>
    </w:p>
    <w:p w14:paraId="56837056" w14:textId="77777777" w:rsidR="003D3A60" w:rsidRPr="003D3A60" w:rsidRDefault="003D3A60" w:rsidP="003D3A60">
      <w:pPr>
        <w:numPr>
          <w:ilvl w:val="0"/>
          <w:numId w:val="32"/>
        </w:numPr>
        <w:rPr>
          <w:noProof/>
        </w:rPr>
      </w:pPr>
      <w:r w:rsidRPr="003D3A60">
        <w:rPr>
          <w:b/>
          <w:bCs/>
          <w:noProof/>
        </w:rPr>
        <w:t>Explanation</w:t>
      </w:r>
      <w:r w:rsidRPr="003D3A60">
        <w:rPr>
          <w:noProof/>
        </w:rPr>
        <w:t>: After 5+ years, most non-senior customers (both male and female) stay, indicating strong loyalty. The low churn (around 10% of total customers) suggests that gender has little impact on leaving after this tenure.</w:t>
      </w:r>
    </w:p>
    <w:p w14:paraId="5E057BFF" w14:textId="3A682379" w:rsidR="003D3A60" w:rsidRDefault="003D3A60" w:rsidP="00444283">
      <w:pPr>
        <w:numPr>
          <w:ilvl w:val="0"/>
          <w:numId w:val="32"/>
        </w:numPr>
        <w:rPr>
          <w:noProof/>
        </w:rPr>
      </w:pPr>
      <w:r w:rsidRPr="003D3A60">
        <w:rPr>
          <w:b/>
          <w:bCs/>
          <w:noProof/>
        </w:rPr>
        <w:t>Suggestion</w:t>
      </w:r>
      <w:r w:rsidRPr="003D3A60">
        <w:rPr>
          <w:noProof/>
        </w:rPr>
        <w:t>: Maintain loyalty programs or perks for long-term customers (both genders) to keep the low churn rate. Focus on understanding the small number of churned customers to address any specific issues.</w:t>
      </w:r>
    </w:p>
    <w:p w14:paraId="44639114" w14:textId="77777777" w:rsidR="003D3A60" w:rsidRDefault="005D034C" w:rsidP="00444283">
      <w:r>
        <w:rPr>
          <w:noProof/>
        </w:rPr>
        <w:drawing>
          <wp:inline distT="0" distB="0" distL="0" distR="0" wp14:anchorId="464C8682" wp14:editId="1793935B">
            <wp:extent cx="6619875" cy="4457700"/>
            <wp:effectExtent l="0" t="0" r="0" b="0"/>
            <wp:docPr id="113883853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838530" name="Picture 1138838530"/>
                    <pic:cNvPicPr/>
                  </pic:nvPicPr>
                  <pic:blipFill>
                    <a:blip r:embed="rId11"/>
                    <a:stretch>
                      <a:fillRect/>
                    </a:stretch>
                  </pic:blipFill>
                  <pic:spPr>
                    <a:xfrm>
                      <a:off x="0" y="0"/>
                      <a:ext cx="6619875" cy="4457700"/>
                    </a:xfrm>
                    <a:prstGeom prst="rect">
                      <a:avLst/>
                    </a:prstGeom>
                  </pic:spPr>
                </pic:pic>
              </a:graphicData>
            </a:graphic>
          </wp:inline>
        </w:drawing>
      </w:r>
    </w:p>
    <w:p w14:paraId="2C5C95D4" w14:textId="77777777" w:rsidR="003D3A60" w:rsidRDefault="003D3A60" w:rsidP="00444283">
      <w:pPr>
        <w:pBdr>
          <w:bottom w:val="single" w:sz="12" w:space="1" w:color="auto"/>
        </w:pBdr>
      </w:pPr>
    </w:p>
    <w:p w14:paraId="22F04B4D" w14:textId="77777777" w:rsidR="003D3A60" w:rsidRDefault="003D3A60" w:rsidP="00444283"/>
    <w:p w14:paraId="66699653" w14:textId="344EA1D9" w:rsidR="003525D6" w:rsidRPr="003525D6" w:rsidRDefault="003A3F38" w:rsidP="003525D6">
      <w:pPr>
        <w:rPr>
          <w:b/>
          <w:bCs/>
        </w:rPr>
      </w:pPr>
      <w:r>
        <w:rPr>
          <w:b/>
          <w:bCs/>
        </w:rPr>
        <w:t>6.</w:t>
      </w:r>
      <w:r w:rsidR="003525D6" w:rsidRPr="003525D6">
        <w:rPr>
          <w:b/>
          <w:bCs/>
        </w:rPr>
        <w:t>Subscription Plan by Gender (Non-Seniors, 5+ Years)</w:t>
      </w:r>
    </w:p>
    <w:p w14:paraId="7BB8DE77" w14:textId="77777777" w:rsidR="003525D6" w:rsidRPr="003525D6" w:rsidRDefault="003525D6" w:rsidP="003525D6">
      <w:pPr>
        <w:numPr>
          <w:ilvl w:val="0"/>
          <w:numId w:val="33"/>
        </w:numPr>
      </w:pPr>
      <w:r w:rsidRPr="003525D6">
        <w:rPr>
          <w:b/>
          <w:bCs/>
        </w:rPr>
        <w:t>Insight</w:t>
      </w:r>
      <w:r w:rsidRPr="003525D6">
        <w:t>: The Two Year plan has the highest number of customers (around 400 males, 350 females), the One Year plan has around 150 males and 120 females, and the Month-to-Month plan has the fewest (around 50 males, 30 females).</w:t>
      </w:r>
    </w:p>
    <w:p w14:paraId="7E3B8625" w14:textId="77777777" w:rsidR="003525D6" w:rsidRPr="003525D6" w:rsidRDefault="003525D6" w:rsidP="003525D6">
      <w:pPr>
        <w:numPr>
          <w:ilvl w:val="0"/>
          <w:numId w:val="33"/>
        </w:numPr>
      </w:pPr>
      <w:r w:rsidRPr="003525D6">
        <w:rPr>
          <w:b/>
          <w:bCs/>
        </w:rPr>
        <w:t>Explanation</w:t>
      </w:r>
      <w:r w:rsidRPr="003525D6">
        <w:t>: Long-term plans (Two Year and One Year) are more popular among non-senior customers after 5+ years, with males slightly outnumbering females. Month-to-Month plans are least common, suggesting less interest in short-term flexibility among long-tenured customers.</w:t>
      </w:r>
    </w:p>
    <w:p w14:paraId="4C9630A7" w14:textId="77777777" w:rsidR="003525D6" w:rsidRPr="003525D6" w:rsidRDefault="003525D6" w:rsidP="003525D6">
      <w:pPr>
        <w:numPr>
          <w:ilvl w:val="0"/>
          <w:numId w:val="33"/>
        </w:numPr>
      </w:pPr>
      <w:r w:rsidRPr="003525D6">
        <w:rPr>
          <w:b/>
          <w:bCs/>
        </w:rPr>
        <w:t>Suggestion</w:t>
      </w:r>
      <w:r w:rsidRPr="003525D6">
        <w:t>: Promote Two Year plans with rewards or discounts for both genders to maintain high retention. Offer incentives to shift One Year customers to Two Year plans, and improve Month-to-Month value to attract more users.</w:t>
      </w:r>
    </w:p>
    <w:p w14:paraId="0D076B5B" w14:textId="77777777" w:rsidR="003D3A60" w:rsidRDefault="003D3A60" w:rsidP="00444283"/>
    <w:p w14:paraId="67DDE834" w14:textId="77777777" w:rsidR="003D3A60" w:rsidRDefault="003D3A60" w:rsidP="00444283"/>
    <w:p w14:paraId="005D5BBE" w14:textId="77777777" w:rsidR="003D3A60" w:rsidRDefault="003D3A60" w:rsidP="00444283"/>
    <w:p w14:paraId="2DB14ADA" w14:textId="77777777" w:rsidR="003D3A60" w:rsidRDefault="003D3A60" w:rsidP="00444283"/>
    <w:p w14:paraId="326F88EE" w14:textId="77777777" w:rsidR="003D3A60" w:rsidRDefault="003D3A60" w:rsidP="00444283"/>
    <w:p w14:paraId="6243A40E" w14:textId="218A5306" w:rsidR="003525D6" w:rsidRDefault="003525D6" w:rsidP="00444283">
      <w:r>
        <w:rPr>
          <w:noProof/>
        </w:rPr>
        <w:drawing>
          <wp:inline distT="0" distB="0" distL="0" distR="0" wp14:anchorId="6D0EBA98" wp14:editId="7B03777A">
            <wp:extent cx="6965343" cy="3362960"/>
            <wp:effectExtent l="0" t="0" r="0" b="0"/>
            <wp:docPr id="72741024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410243" name="Picture 727410243"/>
                    <pic:cNvPicPr/>
                  </pic:nvPicPr>
                  <pic:blipFill>
                    <a:blip r:embed="rId12"/>
                    <a:stretch>
                      <a:fillRect/>
                    </a:stretch>
                  </pic:blipFill>
                  <pic:spPr>
                    <a:xfrm>
                      <a:off x="0" y="0"/>
                      <a:ext cx="6988896" cy="3374332"/>
                    </a:xfrm>
                    <a:prstGeom prst="rect">
                      <a:avLst/>
                    </a:prstGeom>
                  </pic:spPr>
                </pic:pic>
              </a:graphicData>
            </a:graphic>
          </wp:inline>
        </w:drawing>
      </w:r>
    </w:p>
    <w:p w14:paraId="1888E60F" w14:textId="77777777" w:rsidR="003D3A60" w:rsidRDefault="003D3A60" w:rsidP="00444283"/>
    <w:p w14:paraId="16537B98" w14:textId="77777777" w:rsidR="003D3A60" w:rsidRDefault="003D3A60" w:rsidP="00444283">
      <w:pPr>
        <w:pBdr>
          <w:bottom w:val="single" w:sz="12" w:space="1" w:color="auto"/>
        </w:pBdr>
      </w:pPr>
    </w:p>
    <w:p w14:paraId="16C547B7" w14:textId="77777777" w:rsidR="003525D6" w:rsidRDefault="003525D6" w:rsidP="00444283"/>
    <w:p w14:paraId="275491C2" w14:textId="725D7C1B" w:rsidR="003525D6" w:rsidRPr="003525D6" w:rsidRDefault="003A3F38" w:rsidP="003525D6">
      <w:pPr>
        <w:rPr>
          <w:b/>
          <w:bCs/>
        </w:rPr>
      </w:pPr>
      <w:r>
        <w:rPr>
          <w:b/>
          <w:bCs/>
        </w:rPr>
        <w:t>7.</w:t>
      </w:r>
      <w:r w:rsidR="003525D6" w:rsidRPr="003525D6">
        <w:rPr>
          <w:b/>
          <w:bCs/>
        </w:rPr>
        <w:t>Internet Service Type by Gender (Non-Seniors, 5+ Years)</w:t>
      </w:r>
    </w:p>
    <w:p w14:paraId="72688BC0" w14:textId="77777777" w:rsidR="003525D6" w:rsidRPr="003525D6" w:rsidRDefault="003525D6" w:rsidP="003525D6">
      <w:pPr>
        <w:numPr>
          <w:ilvl w:val="0"/>
          <w:numId w:val="36"/>
        </w:numPr>
      </w:pPr>
      <w:r w:rsidRPr="003525D6">
        <w:rPr>
          <w:b/>
          <w:bCs/>
        </w:rPr>
        <w:t>Insight</w:t>
      </w:r>
      <w:r w:rsidRPr="003525D6">
        <w:t>: DSL has around 250 males and 200 females. Fiber Optic has around 250 males and 225 females. No internet service has about 125 males and 120 females.</w:t>
      </w:r>
    </w:p>
    <w:p w14:paraId="2FC64182" w14:textId="77777777" w:rsidR="003525D6" w:rsidRPr="003525D6" w:rsidRDefault="003525D6" w:rsidP="003525D6">
      <w:pPr>
        <w:numPr>
          <w:ilvl w:val="0"/>
          <w:numId w:val="36"/>
        </w:numPr>
      </w:pPr>
      <w:r w:rsidRPr="003525D6">
        <w:rPr>
          <w:b/>
          <w:bCs/>
        </w:rPr>
        <w:t>Explanation</w:t>
      </w:r>
      <w:r w:rsidRPr="003525D6">
        <w:t>: DSL and Fiber Optic are more popular among both genders, with males slightly outnumbering females. No internet service has fewer customers, with a balanced gender split, indicating less preference for this option after 5+ years.</w:t>
      </w:r>
    </w:p>
    <w:p w14:paraId="63CBDC56" w14:textId="77777777" w:rsidR="003525D6" w:rsidRPr="003525D6" w:rsidRDefault="003525D6" w:rsidP="003525D6">
      <w:pPr>
        <w:numPr>
          <w:ilvl w:val="0"/>
          <w:numId w:val="36"/>
        </w:numPr>
      </w:pPr>
      <w:r w:rsidRPr="003525D6">
        <w:rPr>
          <w:b/>
          <w:bCs/>
        </w:rPr>
        <w:t>Suggestion</w:t>
      </w:r>
      <w:r w:rsidRPr="003525D6">
        <w:t>: Promote DSL and Fiber Optic with gender-specific offers to maintain high usage. Enhance No internet service value (e.g., add features) to attract more long-term customers.</w:t>
      </w:r>
    </w:p>
    <w:p w14:paraId="35B8EF85" w14:textId="77777777" w:rsidR="00721D8B" w:rsidRPr="00721D8B" w:rsidRDefault="00721D8B" w:rsidP="00721D8B"/>
    <w:p w14:paraId="51FE5CD9" w14:textId="6FF0B4FF" w:rsidR="003525D6" w:rsidRDefault="003525D6" w:rsidP="00444283">
      <w:pPr>
        <w:pBdr>
          <w:bottom w:val="single" w:sz="12" w:space="1" w:color="auto"/>
        </w:pBdr>
      </w:pPr>
      <w:r>
        <w:rPr>
          <w:noProof/>
        </w:rPr>
        <w:lastRenderedPageBreak/>
        <w:drawing>
          <wp:inline distT="0" distB="0" distL="0" distR="0" wp14:anchorId="248DBD37" wp14:editId="6CA0AF22">
            <wp:extent cx="6619875" cy="3530379"/>
            <wp:effectExtent l="0" t="0" r="0" b="0"/>
            <wp:docPr id="2759913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99135" name="Picture 27599135"/>
                    <pic:cNvPicPr/>
                  </pic:nvPicPr>
                  <pic:blipFill>
                    <a:blip r:embed="rId13"/>
                    <a:stretch>
                      <a:fillRect/>
                    </a:stretch>
                  </pic:blipFill>
                  <pic:spPr>
                    <a:xfrm>
                      <a:off x="0" y="0"/>
                      <a:ext cx="6633027" cy="3537393"/>
                    </a:xfrm>
                    <a:prstGeom prst="rect">
                      <a:avLst/>
                    </a:prstGeom>
                  </pic:spPr>
                </pic:pic>
              </a:graphicData>
            </a:graphic>
          </wp:inline>
        </w:drawing>
      </w:r>
    </w:p>
    <w:p w14:paraId="0C2C2A40" w14:textId="48782530" w:rsidR="00CB1592" w:rsidRPr="00CB1592" w:rsidRDefault="003A3F38" w:rsidP="00CB1592">
      <w:pPr>
        <w:rPr>
          <w:b/>
          <w:bCs/>
        </w:rPr>
      </w:pPr>
      <w:r>
        <w:rPr>
          <w:b/>
          <w:bCs/>
        </w:rPr>
        <w:t>8.</w:t>
      </w:r>
      <w:r w:rsidR="00CB1592" w:rsidRPr="00CB1592">
        <w:rPr>
          <w:b/>
          <w:bCs/>
        </w:rPr>
        <w:t>Monthly Charges by Gender and Churn (Non-Seniors, 5+ Years)</w:t>
      </w:r>
    </w:p>
    <w:p w14:paraId="155D83AA" w14:textId="77777777" w:rsidR="00CB1592" w:rsidRPr="00CB1592" w:rsidRDefault="00CB1592" w:rsidP="00CB1592">
      <w:pPr>
        <w:numPr>
          <w:ilvl w:val="0"/>
          <w:numId w:val="37"/>
        </w:numPr>
      </w:pPr>
      <w:r w:rsidRPr="00CB1592">
        <w:rPr>
          <w:b/>
          <w:bCs/>
        </w:rPr>
        <w:t>Insight</w:t>
      </w:r>
      <w:r w:rsidRPr="00CB1592">
        <w:t>: For males, non-churned customers have monthly charges around 80-100, while churned customers are slightly higher at 100-120. For females, non-churned customers also range around 80-100, with churned customers at 100-120, showing a similar pattern.</w:t>
      </w:r>
    </w:p>
    <w:p w14:paraId="3F90BCE4" w14:textId="77777777" w:rsidR="00CB1592" w:rsidRPr="00CB1592" w:rsidRDefault="00CB1592" w:rsidP="00CB1592">
      <w:pPr>
        <w:numPr>
          <w:ilvl w:val="0"/>
          <w:numId w:val="37"/>
        </w:numPr>
      </w:pPr>
      <w:r w:rsidRPr="00CB1592">
        <w:rPr>
          <w:b/>
          <w:bCs/>
        </w:rPr>
        <w:t>Explanation</w:t>
      </w:r>
      <w:r w:rsidRPr="00CB1592">
        <w:t>: Churned customers (both male and female) tend to have higher monthly charges (median around 110) compared to those who stay (median around 90). This suggests that higher costs may drive churn, with little gender difference.</w:t>
      </w:r>
    </w:p>
    <w:p w14:paraId="0BE71161" w14:textId="6F824FBB" w:rsidR="003525D6" w:rsidRDefault="00CB1592" w:rsidP="00444283">
      <w:pPr>
        <w:numPr>
          <w:ilvl w:val="0"/>
          <w:numId w:val="37"/>
        </w:numPr>
      </w:pPr>
      <w:r w:rsidRPr="00CB1592">
        <w:rPr>
          <w:b/>
          <w:bCs/>
        </w:rPr>
        <w:t>Suggestion</w:t>
      </w:r>
      <w:r w:rsidRPr="00CB1592">
        <w:t>: Offer discounts or payment plans for customers with charges above 100 to reduce churn. Highlight value for money to retain both male and female customers with lower charges</w:t>
      </w:r>
    </w:p>
    <w:p w14:paraId="206106F6" w14:textId="77777777" w:rsidR="003525D6" w:rsidRDefault="003525D6" w:rsidP="00444283"/>
    <w:p w14:paraId="62719060" w14:textId="7F485AD7" w:rsidR="003525D6" w:rsidRDefault="00CB1592" w:rsidP="00444283">
      <w:r>
        <w:rPr>
          <w:noProof/>
        </w:rPr>
        <w:drawing>
          <wp:inline distT="0" distB="0" distL="0" distR="0" wp14:anchorId="15D1EC8F" wp14:editId="316CE691">
            <wp:extent cx="6930618" cy="3629269"/>
            <wp:effectExtent l="0" t="0" r="0" b="0"/>
            <wp:docPr id="145364630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646308" name="Picture 1453646308"/>
                    <pic:cNvPicPr/>
                  </pic:nvPicPr>
                  <pic:blipFill>
                    <a:blip r:embed="rId14"/>
                    <a:stretch>
                      <a:fillRect/>
                    </a:stretch>
                  </pic:blipFill>
                  <pic:spPr>
                    <a:xfrm>
                      <a:off x="0" y="0"/>
                      <a:ext cx="6952783" cy="3640876"/>
                    </a:xfrm>
                    <a:prstGeom prst="rect">
                      <a:avLst/>
                    </a:prstGeom>
                  </pic:spPr>
                </pic:pic>
              </a:graphicData>
            </a:graphic>
          </wp:inline>
        </w:drawing>
      </w:r>
    </w:p>
    <w:p w14:paraId="15013108" w14:textId="77777777" w:rsidR="003525D6" w:rsidRDefault="003525D6" w:rsidP="00444283"/>
    <w:p w14:paraId="6C6B93A7" w14:textId="77777777" w:rsidR="003525D6" w:rsidRDefault="003525D6" w:rsidP="00444283"/>
    <w:p w14:paraId="52A9BABF" w14:textId="77777777" w:rsidR="003525D6" w:rsidRDefault="003525D6" w:rsidP="00444283">
      <w:pPr>
        <w:pBdr>
          <w:bottom w:val="single" w:sz="12" w:space="1" w:color="auto"/>
        </w:pBdr>
      </w:pPr>
    </w:p>
    <w:p w14:paraId="5EA58C67" w14:textId="77777777" w:rsidR="00CB1592" w:rsidRDefault="00CB1592" w:rsidP="00444283"/>
    <w:p w14:paraId="46229004" w14:textId="77777777" w:rsidR="00CB1592" w:rsidRDefault="00CB1592" w:rsidP="00444283"/>
    <w:p w14:paraId="0F4335E6" w14:textId="1DD8B64A" w:rsidR="00CB1592" w:rsidRPr="00CB1592" w:rsidRDefault="003A3F38" w:rsidP="00CB1592">
      <w:pPr>
        <w:rPr>
          <w:b/>
          <w:bCs/>
        </w:rPr>
      </w:pPr>
      <w:r>
        <w:rPr>
          <w:b/>
          <w:bCs/>
        </w:rPr>
        <w:t>9.</w:t>
      </w:r>
      <w:r w:rsidR="00CB1592" w:rsidRPr="00CB1592">
        <w:rPr>
          <w:b/>
          <w:bCs/>
        </w:rPr>
        <w:t>Churn Rate by Payment Method (Non-Seniors)</w:t>
      </w:r>
    </w:p>
    <w:p w14:paraId="20777E51" w14:textId="77777777" w:rsidR="00CB1592" w:rsidRPr="00CB1592" w:rsidRDefault="00CB1592" w:rsidP="00CB1592">
      <w:pPr>
        <w:numPr>
          <w:ilvl w:val="0"/>
          <w:numId w:val="38"/>
        </w:numPr>
      </w:pPr>
      <w:r w:rsidRPr="00CB1592">
        <w:rPr>
          <w:b/>
          <w:bCs/>
        </w:rPr>
        <w:t>Insight</w:t>
      </w:r>
      <w:r w:rsidRPr="00CB1592">
        <w:t>: Electronic Check has the highest churn rate (around 0.40), followed by Mailed Check (around 0.20). Bank Transfer and Credit Card (both automatic) have lower churn rates (around 0.15 each).</w:t>
      </w:r>
    </w:p>
    <w:p w14:paraId="2335A106" w14:textId="77777777" w:rsidR="00CB1592" w:rsidRPr="00CB1592" w:rsidRDefault="00CB1592" w:rsidP="00CB1592">
      <w:pPr>
        <w:numPr>
          <w:ilvl w:val="0"/>
          <w:numId w:val="38"/>
        </w:numPr>
      </w:pPr>
      <w:r w:rsidRPr="00CB1592">
        <w:rPr>
          <w:b/>
          <w:bCs/>
        </w:rPr>
        <w:lastRenderedPageBreak/>
        <w:t>Explanation</w:t>
      </w:r>
      <w:r w:rsidRPr="00CB1592">
        <w:t>: Customers using Electronic Check are more likely to churn, possibly due to payment issues or inconvenience. Mailed Check also shows higher churn, while automatic methods (Bank Transfer, Credit Card) retain customers better, likely due to ease of payment.</w:t>
      </w:r>
    </w:p>
    <w:p w14:paraId="5B6F347A" w14:textId="77777777" w:rsidR="00CB1592" w:rsidRPr="00CB1592" w:rsidRDefault="00CB1592" w:rsidP="00CB1592">
      <w:pPr>
        <w:numPr>
          <w:ilvl w:val="0"/>
          <w:numId w:val="38"/>
        </w:numPr>
      </w:pPr>
      <w:r w:rsidRPr="00CB1592">
        <w:rPr>
          <w:b/>
          <w:bCs/>
        </w:rPr>
        <w:t>Suggestion</w:t>
      </w:r>
      <w:r w:rsidRPr="00CB1592">
        <w:t>: Encourage switching to Bank Transfer or Credit Card with incentives like discounts. Improve the Electronic Check process to reduce payment-related churn.</w:t>
      </w:r>
    </w:p>
    <w:p w14:paraId="731B4A71" w14:textId="77777777" w:rsidR="00CB1592" w:rsidRDefault="00CB1592" w:rsidP="00444283"/>
    <w:p w14:paraId="3C657FD2" w14:textId="77777777" w:rsidR="00CB1592" w:rsidRDefault="005D034C" w:rsidP="00444283">
      <w:r>
        <w:rPr>
          <w:noProof/>
        </w:rPr>
        <w:drawing>
          <wp:inline distT="0" distB="0" distL="0" distR="0" wp14:anchorId="552117B2" wp14:editId="3AAA438C">
            <wp:extent cx="6931025" cy="4325815"/>
            <wp:effectExtent l="0" t="0" r="0" b="0"/>
            <wp:docPr id="154993152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931523" name="Picture 1549931523"/>
                    <pic:cNvPicPr/>
                  </pic:nvPicPr>
                  <pic:blipFill>
                    <a:blip r:embed="rId15"/>
                    <a:stretch>
                      <a:fillRect/>
                    </a:stretch>
                  </pic:blipFill>
                  <pic:spPr>
                    <a:xfrm>
                      <a:off x="0" y="0"/>
                      <a:ext cx="6938670" cy="4330586"/>
                    </a:xfrm>
                    <a:prstGeom prst="rect">
                      <a:avLst/>
                    </a:prstGeom>
                  </pic:spPr>
                </pic:pic>
              </a:graphicData>
            </a:graphic>
          </wp:inline>
        </w:drawing>
      </w:r>
    </w:p>
    <w:p w14:paraId="2872542E" w14:textId="77777777" w:rsidR="00CB1592" w:rsidRDefault="00CB1592" w:rsidP="00444283"/>
    <w:p w14:paraId="3497B4EA" w14:textId="77777777" w:rsidR="00CB1592" w:rsidRDefault="00CB1592" w:rsidP="00444283"/>
    <w:p w14:paraId="2D4C43C9" w14:textId="77777777" w:rsidR="00CB1592" w:rsidRDefault="00CB1592" w:rsidP="00444283">
      <w:pPr>
        <w:pBdr>
          <w:bottom w:val="single" w:sz="12" w:space="1" w:color="auto"/>
        </w:pBdr>
      </w:pPr>
    </w:p>
    <w:p w14:paraId="04F7E9F2" w14:textId="77777777" w:rsidR="00CB1592" w:rsidRDefault="00CB1592" w:rsidP="00444283"/>
    <w:p w14:paraId="46D6C481" w14:textId="4DD9E341" w:rsidR="00CB1592" w:rsidRPr="00CB1592" w:rsidRDefault="003A3F38" w:rsidP="00CB1592">
      <w:pPr>
        <w:rPr>
          <w:b/>
          <w:bCs/>
        </w:rPr>
      </w:pPr>
      <w:r>
        <w:rPr>
          <w:b/>
          <w:bCs/>
        </w:rPr>
        <w:t>10.</w:t>
      </w:r>
      <w:r w:rsidR="00CB1592" w:rsidRPr="00CB1592">
        <w:rPr>
          <w:b/>
          <w:bCs/>
        </w:rPr>
        <w:t>Activity Level by Gender (Non-Seniors)</w:t>
      </w:r>
    </w:p>
    <w:p w14:paraId="383D6ACC" w14:textId="77777777" w:rsidR="00CB1592" w:rsidRPr="00CB1592" w:rsidRDefault="00CB1592" w:rsidP="00CB1592">
      <w:pPr>
        <w:numPr>
          <w:ilvl w:val="0"/>
          <w:numId w:val="39"/>
        </w:numPr>
      </w:pPr>
      <w:r w:rsidRPr="00CB1592">
        <w:rPr>
          <w:b/>
          <w:bCs/>
        </w:rPr>
        <w:t>Insight</w:t>
      </w:r>
      <w:r w:rsidRPr="00CB1592">
        <w:t>: Females have around 400 moderate and 1000 normal activity customers. Males have around 400 moderate and 1000 normal activity customers, showing similar patterns.</w:t>
      </w:r>
    </w:p>
    <w:p w14:paraId="2736D719" w14:textId="77777777" w:rsidR="00CB1592" w:rsidRPr="00CB1592" w:rsidRDefault="00CB1592" w:rsidP="00CB1592">
      <w:pPr>
        <w:numPr>
          <w:ilvl w:val="0"/>
          <w:numId w:val="39"/>
        </w:numPr>
      </w:pPr>
      <w:r w:rsidRPr="00CB1592">
        <w:rPr>
          <w:b/>
          <w:bCs/>
        </w:rPr>
        <w:t>Explanation</w:t>
      </w:r>
      <w:r w:rsidRPr="00CB1592">
        <w:t>: Both genders have a majority of customers with normal activity (about 1000 each), with a smaller portion (around 400 each) showing moderate activity. This suggests activity levels are consistent across genders among non-seniors.</w:t>
      </w:r>
    </w:p>
    <w:p w14:paraId="6F3CBC45" w14:textId="7E70A502" w:rsidR="00CB1592" w:rsidRDefault="00CB1592" w:rsidP="00444283">
      <w:pPr>
        <w:numPr>
          <w:ilvl w:val="0"/>
          <w:numId w:val="39"/>
        </w:numPr>
      </w:pPr>
      <w:r w:rsidRPr="00CB1592">
        <w:rPr>
          <w:b/>
          <w:bCs/>
        </w:rPr>
        <w:t>Suggestion</w:t>
      </w:r>
      <w:r w:rsidRPr="00CB1592">
        <w:t>: Focus on engaging moderate activity customers with incentives to boost their usage. Maintain services that support the large normal activity group for both males and females.</w:t>
      </w:r>
    </w:p>
    <w:p w14:paraId="287590CA" w14:textId="77777777" w:rsidR="00CB1592" w:rsidRDefault="005D034C" w:rsidP="00444283">
      <w:pPr>
        <w:pBdr>
          <w:bottom w:val="single" w:sz="12" w:space="1" w:color="auto"/>
        </w:pBdr>
      </w:pPr>
      <w:r>
        <w:rPr>
          <w:noProof/>
        </w:rPr>
        <w:lastRenderedPageBreak/>
        <w:drawing>
          <wp:inline distT="0" distB="0" distL="0" distR="0" wp14:anchorId="0C7A9002" wp14:editId="42177F51">
            <wp:extent cx="6815797" cy="3312795"/>
            <wp:effectExtent l="0" t="0" r="0" b="0"/>
            <wp:docPr id="38481046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810463" name="Picture 384810463"/>
                    <pic:cNvPicPr/>
                  </pic:nvPicPr>
                  <pic:blipFill>
                    <a:blip r:embed="rId16"/>
                    <a:stretch>
                      <a:fillRect/>
                    </a:stretch>
                  </pic:blipFill>
                  <pic:spPr>
                    <a:xfrm>
                      <a:off x="0" y="0"/>
                      <a:ext cx="6826006" cy="3317757"/>
                    </a:xfrm>
                    <a:prstGeom prst="rect">
                      <a:avLst/>
                    </a:prstGeom>
                  </pic:spPr>
                </pic:pic>
              </a:graphicData>
            </a:graphic>
          </wp:inline>
        </w:drawing>
      </w:r>
    </w:p>
    <w:p w14:paraId="69D6FD0D" w14:textId="5F7B879C" w:rsidR="00CB1592" w:rsidRPr="00CB1592" w:rsidRDefault="003A3F38" w:rsidP="00CB1592">
      <w:pPr>
        <w:rPr>
          <w:b/>
          <w:bCs/>
        </w:rPr>
      </w:pPr>
      <w:r>
        <w:rPr>
          <w:b/>
          <w:bCs/>
        </w:rPr>
        <w:t>11.</w:t>
      </w:r>
      <w:r w:rsidR="00CB1592" w:rsidRPr="00CB1592">
        <w:rPr>
          <w:b/>
          <w:bCs/>
        </w:rPr>
        <w:t>Activity Level by Tenure Group (Non-Seniors)</w:t>
      </w:r>
    </w:p>
    <w:p w14:paraId="77B6BAE1" w14:textId="77777777" w:rsidR="00CB1592" w:rsidRPr="00CB1592" w:rsidRDefault="00CB1592" w:rsidP="00CB1592">
      <w:pPr>
        <w:numPr>
          <w:ilvl w:val="0"/>
          <w:numId w:val="40"/>
        </w:numPr>
      </w:pPr>
      <w:r w:rsidRPr="00CB1592">
        <w:rPr>
          <w:b/>
          <w:bCs/>
        </w:rPr>
        <w:t>Insight</w:t>
      </w:r>
      <w:r w:rsidRPr="00CB1592">
        <w:t>: The 0-1 year group has the highest number of customers (around 200 moderate, 600 normal). Numbers drop to around 300-400 total for 1-2 to 4-5 years (with 100-150 moderate, 200-250 normal), and 5+ years has about 500 total (150 moderate, 350 normal).</w:t>
      </w:r>
    </w:p>
    <w:p w14:paraId="382C3DCE" w14:textId="77777777" w:rsidR="00CB1592" w:rsidRPr="00CB1592" w:rsidRDefault="00CB1592" w:rsidP="00CB1592">
      <w:pPr>
        <w:numPr>
          <w:ilvl w:val="0"/>
          <w:numId w:val="40"/>
        </w:numPr>
      </w:pPr>
      <w:r w:rsidRPr="00CB1592">
        <w:rPr>
          <w:b/>
          <w:bCs/>
        </w:rPr>
        <w:t>Explanation</w:t>
      </w:r>
      <w:r w:rsidRPr="00CB1592">
        <w:t>: New customers (0-1 year) are most active, with a large normal activity group. Activity decreases with longer tenure, stabilizing at 5+ years, suggesting less engagement over time.</w:t>
      </w:r>
    </w:p>
    <w:p w14:paraId="144BC940" w14:textId="77777777" w:rsidR="00CB1592" w:rsidRPr="00CB1592" w:rsidRDefault="00CB1592" w:rsidP="00CB1592">
      <w:pPr>
        <w:numPr>
          <w:ilvl w:val="0"/>
          <w:numId w:val="40"/>
        </w:numPr>
      </w:pPr>
      <w:r w:rsidRPr="00CB1592">
        <w:rPr>
          <w:b/>
          <w:bCs/>
        </w:rPr>
        <w:t>Suggestion</w:t>
      </w:r>
      <w:r w:rsidRPr="00CB1592">
        <w:t>: Engage 0-1 year customers with incentives to maintain activity. Offer rewards for long-term customers (5+ years) to boost moderate activity levels.</w:t>
      </w:r>
    </w:p>
    <w:p w14:paraId="434D359B" w14:textId="77777777" w:rsidR="00CB1592" w:rsidRDefault="00CB1592" w:rsidP="00444283"/>
    <w:p w14:paraId="32834F3C" w14:textId="77777777" w:rsidR="00CB1592" w:rsidRDefault="00CB1592" w:rsidP="00444283"/>
    <w:p w14:paraId="3A67AC87" w14:textId="77777777" w:rsidR="00CB1592" w:rsidRDefault="00CB1592" w:rsidP="00444283"/>
    <w:p w14:paraId="1693168A" w14:textId="77777777" w:rsidR="00CB1592" w:rsidRDefault="00CB1592" w:rsidP="00444283"/>
    <w:p w14:paraId="24C97C54" w14:textId="25AD5C47" w:rsidR="00CB1592" w:rsidRDefault="00CB1592" w:rsidP="00444283">
      <w:r>
        <w:rPr>
          <w:noProof/>
        </w:rPr>
        <w:drawing>
          <wp:inline distT="0" distB="0" distL="0" distR="0" wp14:anchorId="06B9E5D1" wp14:editId="3B9388CD">
            <wp:extent cx="6977575" cy="4476750"/>
            <wp:effectExtent l="0" t="0" r="0" b="0"/>
            <wp:docPr id="111894223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942230" name="Picture 1118942230"/>
                    <pic:cNvPicPr/>
                  </pic:nvPicPr>
                  <pic:blipFill>
                    <a:blip r:embed="rId17"/>
                    <a:stretch>
                      <a:fillRect/>
                    </a:stretch>
                  </pic:blipFill>
                  <pic:spPr>
                    <a:xfrm>
                      <a:off x="0" y="0"/>
                      <a:ext cx="6982517" cy="4479921"/>
                    </a:xfrm>
                    <a:prstGeom prst="rect">
                      <a:avLst/>
                    </a:prstGeom>
                  </pic:spPr>
                </pic:pic>
              </a:graphicData>
            </a:graphic>
          </wp:inline>
        </w:drawing>
      </w:r>
    </w:p>
    <w:p w14:paraId="5F800EB2" w14:textId="77777777" w:rsidR="00CB1592" w:rsidRDefault="00CB1592" w:rsidP="00444283">
      <w:pPr>
        <w:pBdr>
          <w:bottom w:val="single" w:sz="12" w:space="1" w:color="auto"/>
        </w:pBdr>
      </w:pPr>
    </w:p>
    <w:p w14:paraId="2BD93AD8" w14:textId="77777777" w:rsidR="00CB1592" w:rsidRDefault="00CB1592" w:rsidP="00444283"/>
    <w:p w14:paraId="7E882D78" w14:textId="77777777" w:rsidR="00CB1592" w:rsidRDefault="00CB1592" w:rsidP="00444283"/>
    <w:p w14:paraId="0DC38CF3" w14:textId="6639AEF8" w:rsidR="00CB1592" w:rsidRPr="00CB1592" w:rsidRDefault="00CB1592" w:rsidP="00CB1592">
      <w:pPr>
        <w:rPr>
          <w:b/>
          <w:bCs/>
        </w:rPr>
      </w:pPr>
      <w:r w:rsidRPr="00CB1592">
        <w:rPr>
          <w:b/>
          <w:bCs/>
        </w:rPr>
        <w:br/>
      </w:r>
      <w:r w:rsidR="003A3F38">
        <w:rPr>
          <w:b/>
          <w:bCs/>
        </w:rPr>
        <w:t>12.</w:t>
      </w:r>
      <w:r w:rsidRPr="00CB1592">
        <w:rPr>
          <w:b/>
          <w:bCs/>
        </w:rPr>
        <w:t>Average Calls Made and SMS Sent per User (Non-Seniors)</w:t>
      </w:r>
    </w:p>
    <w:p w14:paraId="2202F70F" w14:textId="77777777" w:rsidR="00CB1592" w:rsidRPr="00CB1592" w:rsidRDefault="00CB1592" w:rsidP="00CB1592">
      <w:pPr>
        <w:numPr>
          <w:ilvl w:val="0"/>
          <w:numId w:val="41"/>
        </w:numPr>
      </w:pPr>
      <w:r w:rsidRPr="00CB1592">
        <w:rPr>
          <w:b/>
          <w:bCs/>
        </w:rPr>
        <w:t>Insight</w:t>
      </w:r>
      <w:r w:rsidRPr="00CB1592">
        <w:t>: Females average about 45 calls and 25 SMS. Males average about 45 calls and 25 SMS, showing similar usage patterns.</w:t>
      </w:r>
    </w:p>
    <w:p w14:paraId="66CCB770" w14:textId="77777777" w:rsidR="00CB1592" w:rsidRPr="00CB1592" w:rsidRDefault="00CB1592" w:rsidP="00CB1592">
      <w:pPr>
        <w:numPr>
          <w:ilvl w:val="0"/>
          <w:numId w:val="41"/>
        </w:numPr>
      </w:pPr>
      <w:r w:rsidRPr="00CB1592">
        <w:rPr>
          <w:b/>
          <w:bCs/>
        </w:rPr>
        <w:t>Explanation</w:t>
      </w:r>
      <w:r w:rsidRPr="00CB1592">
        <w:t>: Both genders have a high average of calls (around 45) and a lower average of SMS (around 25), with no significant difference, indicating consistent communication habits among non-senior users.</w:t>
      </w:r>
    </w:p>
    <w:p w14:paraId="56A63E58" w14:textId="77777777" w:rsidR="00CB1592" w:rsidRPr="00CB1592" w:rsidRDefault="00CB1592" w:rsidP="00CB1592">
      <w:pPr>
        <w:numPr>
          <w:ilvl w:val="0"/>
          <w:numId w:val="41"/>
        </w:numPr>
      </w:pPr>
      <w:r w:rsidRPr="00CB1592">
        <w:rPr>
          <w:b/>
          <w:bCs/>
        </w:rPr>
        <w:t>Suggestion</w:t>
      </w:r>
      <w:r w:rsidRPr="00CB1592">
        <w:t>: Promote SMS-based services or offers to boost SMS usage for both males and females. Ensure call quality remains high to support their primary communication method.</w:t>
      </w:r>
    </w:p>
    <w:p w14:paraId="041DA47F" w14:textId="77777777" w:rsidR="00CB1592" w:rsidRDefault="00CB1592" w:rsidP="00444283"/>
    <w:p w14:paraId="7C585E99" w14:textId="77777777" w:rsidR="00CB1592" w:rsidRDefault="005D034C" w:rsidP="00444283">
      <w:pPr>
        <w:pBdr>
          <w:bottom w:val="single" w:sz="12" w:space="1" w:color="auto"/>
        </w:pBdr>
      </w:pPr>
      <w:r>
        <w:rPr>
          <w:noProof/>
        </w:rPr>
        <w:drawing>
          <wp:inline distT="0" distB="0" distL="0" distR="0" wp14:anchorId="4ED68ADF" wp14:editId="10408310">
            <wp:extent cx="6931025" cy="4278630"/>
            <wp:effectExtent l="0" t="0" r="0" b="0"/>
            <wp:docPr id="103368063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680635" name="Picture 1033680635"/>
                    <pic:cNvPicPr/>
                  </pic:nvPicPr>
                  <pic:blipFill>
                    <a:blip r:embed="rId18"/>
                    <a:stretch>
                      <a:fillRect/>
                    </a:stretch>
                  </pic:blipFill>
                  <pic:spPr>
                    <a:xfrm>
                      <a:off x="0" y="0"/>
                      <a:ext cx="6931025" cy="4278630"/>
                    </a:xfrm>
                    <a:prstGeom prst="rect">
                      <a:avLst/>
                    </a:prstGeom>
                  </pic:spPr>
                </pic:pic>
              </a:graphicData>
            </a:graphic>
          </wp:inline>
        </w:drawing>
      </w:r>
    </w:p>
    <w:p w14:paraId="6E69AC67" w14:textId="77777777" w:rsidR="00CB1592" w:rsidRDefault="00CB1592" w:rsidP="00444283"/>
    <w:p w14:paraId="3169383D" w14:textId="77777777" w:rsidR="00CB1592" w:rsidRDefault="00CB1592" w:rsidP="00444283"/>
    <w:p w14:paraId="787F267D" w14:textId="77777777" w:rsidR="00CB1592" w:rsidRDefault="00CB1592" w:rsidP="00444283"/>
    <w:p w14:paraId="7CA427FE" w14:textId="77777777" w:rsidR="00CB1592" w:rsidRDefault="00CB1592" w:rsidP="00444283"/>
    <w:p w14:paraId="61D6C11C" w14:textId="2295CBA7" w:rsidR="00CB1592" w:rsidRPr="00CB1592" w:rsidRDefault="003A3F38" w:rsidP="00CB1592">
      <w:pPr>
        <w:rPr>
          <w:b/>
          <w:bCs/>
        </w:rPr>
      </w:pPr>
      <w:r>
        <w:rPr>
          <w:b/>
          <w:bCs/>
        </w:rPr>
        <w:t>13.</w:t>
      </w:r>
      <w:r w:rsidR="00CB1592" w:rsidRPr="00CB1592">
        <w:rPr>
          <w:b/>
          <w:bCs/>
        </w:rPr>
        <w:t>Non-Senior Users by Gender and State (Normal+Moderate Activity)</w:t>
      </w:r>
    </w:p>
    <w:p w14:paraId="06BB36F4" w14:textId="77777777" w:rsidR="00CB1592" w:rsidRPr="00CB1592" w:rsidRDefault="00CB1592" w:rsidP="00CB1592">
      <w:pPr>
        <w:numPr>
          <w:ilvl w:val="0"/>
          <w:numId w:val="42"/>
        </w:numPr>
      </w:pPr>
      <w:r w:rsidRPr="00CB1592">
        <w:rPr>
          <w:b/>
          <w:bCs/>
        </w:rPr>
        <w:t>Insight</w:t>
      </w:r>
      <w:r w:rsidRPr="00CB1592">
        <w:t>: Tamil Nadu has the highest count (around 60 females, 55 males), followed by Andhra Pradesh and West Bengal (around 50-55 for both genders). States like Nagaland and Mizoram have the lowest (around 30-35 for both genders).</w:t>
      </w:r>
    </w:p>
    <w:p w14:paraId="5737D1B5" w14:textId="77777777" w:rsidR="00CB1592" w:rsidRPr="00CB1592" w:rsidRDefault="00CB1592" w:rsidP="00CB1592">
      <w:pPr>
        <w:numPr>
          <w:ilvl w:val="0"/>
          <w:numId w:val="42"/>
        </w:numPr>
      </w:pPr>
      <w:r w:rsidRPr="00CB1592">
        <w:rPr>
          <w:b/>
          <w:bCs/>
        </w:rPr>
        <w:t>Explanation</w:t>
      </w:r>
      <w:r w:rsidRPr="00CB1592">
        <w:t>: Tamil Nadu leads in non-senior users with normal+moderate activity, showing strong engagement. Gender differences are minimal across states, with females slightly higher in some (e.g., Tamil Nadu), while male and female counts are balanced overall. Smaller states like Nagaland show lower usage.</w:t>
      </w:r>
    </w:p>
    <w:p w14:paraId="1374E6E5" w14:textId="77777777" w:rsidR="00CB1592" w:rsidRPr="00CB1592" w:rsidRDefault="00CB1592" w:rsidP="00CB1592">
      <w:pPr>
        <w:numPr>
          <w:ilvl w:val="0"/>
          <w:numId w:val="42"/>
        </w:numPr>
      </w:pPr>
      <w:r w:rsidRPr="00CB1592">
        <w:rPr>
          <w:b/>
          <w:bCs/>
        </w:rPr>
        <w:t>Suggestion</w:t>
      </w:r>
      <w:r w:rsidRPr="00CB1592">
        <w:t>: Focus marketing efforts in high-activity states like Tamil Nadu with gender-specific offers. Boost engagement in low-activity states like Nagaland with targeted promotions or improved services</w:t>
      </w:r>
    </w:p>
    <w:p w14:paraId="38632183" w14:textId="77777777" w:rsidR="00CB1592" w:rsidRDefault="00CB1592" w:rsidP="00444283"/>
    <w:p w14:paraId="7F92CC8D" w14:textId="77777777" w:rsidR="00CB1592" w:rsidRDefault="00CB1592" w:rsidP="00444283"/>
    <w:p w14:paraId="442DC874" w14:textId="77777777" w:rsidR="00CB1592" w:rsidRDefault="00CB1592" w:rsidP="00444283"/>
    <w:p w14:paraId="7EFA00CF" w14:textId="77777777" w:rsidR="00CB1592" w:rsidRDefault="00CB1592" w:rsidP="00444283"/>
    <w:p w14:paraId="45F9FF69" w14:textId="77777777" w:rsidR="00CB1592" w:rsidRDefault="00CB1592" w:rsidP="00444283"/>
    <w:p w14:paraId="768C89B9" w14:textId="77777777" w:rsidR="00CB1592" w:rsidRDefault="00CB1592" w:rsidP="00444283"/>
    <w:p w14:paraId="115BAE00" w14:textId="77777777" w:rsidR="00CB1592" w:rsidRDefault="00CB1592" w:rsidP="00444283"/>
    <w:p w14:paraId="74A2D4C6" w14:textId="77777777" w:rsidR="00CB1592" w:rsidRDefault="00CB1592" w:rsidP="00444283"/>
    <w:p w14:paraId="3A9C8DAA" w14:textId="403FB0C0" w:rsidR="005D034C" w:rsidRDefault="005D034C" w:rsidP="00444283">
      <w:r>
        <w:rPr>
          <w:noProof/>
        </w:rPr>
        <w:lastRenderedPageBreak/>
        <w:drawing>
          <wp:inline distT="0" distB="0" distL="0" distR="0" wp14:anchorId="2983800E" wp14:editId="666C8A1E">
            <wp:extent cx="6931025" cy="3194685"/>
            <wp:effectExtent l="0" t="0" r="0" b="0"/>
            <wp:docPr id="134527174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271742" name="Picture 1345271742"/>
                    <pic:cNvPicPr/>
                  </pic:nvPicPr>
                  <pic:blipFill>
                    <a:blip r:embed="rId19"/>
                    <a:stretch>
                      <a:fillRect/>
                    </a:stretch>
                  </pic:blipFill>
                  <pic:spPr>
                    <a:xfrm>
                      <a:off x="0" y="0"/>
                      <a:ext cx="6931025" cy="3194685"/>
                    </a:xfrm>
                    <a:prstGeom prst="rect">
                      <a:avLst/>
                    </a:prstGeom>
                  </pic:spPr>
                </pic:pic>
              </a:graphicData>
            </a:graphic>
          </wp:inline>
        </w:drawing>
      </w:r>
    </w:p>
    <w:p w14:paraId="09A8936B" w14:textId="77777777" w:rsidR="00CB1592" w:rsidRPr="00CB1592" w:rsidRDefault="00CB1592" w:rsidP="00CB1592"/>
    <w:p w14:paraId="21C05D0A" w14:textId="77777777" w:rsidR="00CB1592" w:rsidRPr="00CB1592" w:rsidRDefault="00CB1592" w:rsidP="00CB1592"/>
    <w:p w14:paraId="771AFAB0" w14:textId="77777777" w:rsidR="00CB1592" w:rsidRPr="00CB1592" w:rsidRDefault="00CB1592" w:rsidP="00CB1592"/>
    <w:p w14:paraId="4474AB6E" w14:textId="77777777" w:rsidR="00CB1592" w:rsidRPr="00CB1592" w:rsidRDefault="00CB1592" w:rsidP="00CB1592"/>
    <w:p w14:paraId="462B0F91" w14:textId="77777777" w:rsidR="00CB1592" w:rsidRPr="00CB1592" w:rsidRDefault="00CB1592" w:rsidP="00CB1592"/>
    <w:p w14:paraId="2C843960" w14:textId="77777777" w:rsidR="00CB1592" w:rsidRPr="00CB1592" w:rsidRDefault="00CB1592" w:rsidP="00CB1592">
      <w:pPr>
        <w:pBdr>
          <w:bottom w:val="single" w:sz="12" w:space="1" w:color="auto"/>
        </w:pBdr>
      </w:pPr>
    </w:p>
    <w:p w14:paraId="31C2F954" w14:textId="77777777" w:rsidR="00CB1592" w:rsidRPr="00CB1592" w:rsidRDefault="00CB1592" w:rsidP="00CB1592"/>
    <w:p w14:paraId="1699E746" w14:textId="77777777" w:rsidR="00CB1592" w:rsidRPr="00CB1592" w:rsidRDefault="00CB1592" w:rsidP="00CB1592"/>
    <w:p w14:paraId="5FF475CC" w14:textId="77777777" w:rsidR="00CB1592" w:rsidRPr="00123E3B" w:rsidRDefault="00CB1592" w:rsidP="00CB1592">
      <w:pPr>
        <w:rPr>
          <w:b/>
          <w:bCs/>
        </w:rPr>
      </w:pPr>
      <w:r w:rsidRPr="00123E3B">
        <w:rPr>
          <w:b/>
          <w:bCs/>
        </w:rPr>
        <w:t>Graph Insights and Suggestions</w:t>
      </w:r>
    </w:p>
    <w:p w14:paraId="4057F02C" w14:textId="67B296E3" w:rsidR="00CB1592" w:rsidRPr="00123E3B" w:rsidRDefault="00CB1592" w:rsidP="00CB1592">
      <w:pPr>
        <w:rPr>
          <w:b/>
          <w:bCs/>
        </w:rPr>
      </w:pPr>
      <w:r w:rsidRPr="00123E3B">
        <w:rPr>
          <w:b/>
          <w:bCs/>
        </w:rPr>
        <w:t>1</w:t>
      </w:r>
      <w:r w:rsidR="003A3F38">
        <w:rPr>
          <w:b/>
          <w:bCs/>
        </w:rPr>
        <w:t>4</w:t>
      </w:r>
      <w:r w:rsidRPr="00123E3B">
        <w:rPr>
          <w:b/>
          <w:bCs/>
        </w:rPr>
        <w:t>. Churn Rate by Tenure Group and Senior Citizen Status</w:t>
      </w:r>
    </w:p>
    <w:p w14:paraId="08A59264" w14:textId="77777777" w:rsidR="00CB1592" w:rsidRPr="00123E3B" w:rsidRDefault="00CB1592" w:rsidP="00CB1592">
      <w:pPr>
        <w:numPr>
          <w:ilvl w:val="0"/>
          <w:numId w:val="18"/>
        </w:numPr>
      </w:pPr>
      <w:r w:rsidRPr="00123E3B">
        <w:rPr>
          <w:b/>
          <w:bCs/>
        </w:rPr>
        <w:t>Graph Type</w:t>
      </w:r>
      <w:r w:rsidRPr="00123E3B">
        <w:t>: Box Plot</w:t>
      </w:r>
    </w:p>
    <w:p w14:paraId="52EDC7F7" w14:textId="77777777" w:rsidR="00CB1592" w:rsidRPr="00123E3B" w:rsidRDefault="00CB1592" w:rsidP="00CB1592">
      <w:pPr>
        <w:numPr>
          <w:ilvl w:val="0"/>
          <w:numId w:val="18"/>
        </w:numPr>
      </w:pPr>
      <w:r w:rsidRPr="00123E3B">
        <w:rPr>
          <w:b/>
          <w:bCs/>
        </w:rPr>
        <w:t>Insight</w:t>
      </w:r>
      <w:r w:rsidRPr="00123E3B">
        <w:t>:</w:t>
      </w:r>
    </w:p>
    <w:p w14:paraId="071D2D12" w14:textId="77777777" w:rsidR="00CB1592" w:rsidRPr="00123E3B" w:rsidRDefault="00CB1592" w:rsidP="00CB1592">
      <w:pPr>
        <w:numPr>
          <w:ilvl w:val="1"/>
          <w:numId w:val="18"/>
        </w:numPr>
      </w:pPr>
      <w:r w:rsidRPr="00123E3B">
        <w:t>Highest churn occurs in 0–1 year tenure group for both senior and non-senior customers.</w:t>
      </w:r>
    </w:p>
    <w:p w14:paraId="0556B2F5" w14:textId="77777777" w:rsidR="00CB1592" w:rsidRDefault="00CB1592" w:rsidP="00CB1592">
      <w:pPr>
        <w:numPr>
          <w:ilvl w:val="1"/>
          <w:numId w:val="18"/>
        </w:numPr>
      </w:pPr>
      <w:r w:rsidRPr="00123E3B">
        <w:t>Seniors show more variability in churn behavior.</w:t>
      </w:r>
    </w:p>
    <w:p w14:paraId="6A1C02F2" w14:textId="77777777" w:rsidR="00CB1592" w:rsidRDefault="00CB1592" w:rsidP="00CB1592"/>
    <w:p w14:paraId="72EB5FFB" w14:textId="77777777" w:rsidR="00CB1592" w:rsidRPr="00123E3B" w:rsidRDefault="00CB1592" w:rsidP="00CB1592">
      <w:pPr>
        <w:numPr>
          <w:ilvl w:val="0"/>
          <w:numId w:val="18"/>
        </w:numPr>
      </w:pPr>
      <w:r w:rsidRPr="00123E3B">
        <w:rPr>
          <w:b/>
          <w:bCs/>
        </w:rPr>
        <w:t>Explanation</w:t>
      </w:r>
      <w:r w:rsidRPr="00123E3B">
        <w:t>:</w:t>
      </w:r>
    </w:p>
    <w:p w14:paraId="4ACE0B2E" w14:textId="77777777" w:rsidR="00CB1592" w:rsidRPr="00123E3B" w:rsidRDefault="00CB1592" w:rsidP="00CB1592">
      <w:pPr>
        <w:numPr>
          <w:ilvl w:val="1"/>
          <w:numId w:val="18"/>
        </w:numPr>
      </w:pPr>
      <w:r w:rsidRPr="00123E3B">
        <w:t>New customers may leave due to unmet expectations.</w:t>
      </w:r>
    </w:p>
    <w:p w14:paraId="5D8FCC3C" w14:textId="77777777" w:rsidR="00CB1592" w:rsidRPr="00123E3B" w:rsidRDefault="00CB1592" w:rsidP="00CB1592">
      <w:pPr>
        <w:numPr>
          <w:ilvl w:val="1"/>
          <w:numId w:val="18"/>
        </w:numPr>
      </w:pPr>
      <w:r w:rsidRPr="00123E3B">
        <w:t>Seniors may struggle with service complexity.</w:t>
      </w:r>
    </w:p>
    <w:p w14:paraId="709B028B" w14:textId="77777777" w:rsidR="00CB1592" w:rsidRPr="00123E3B" w:rsidRDefault="00CB1592" w:rsidP="00CB1592">
      <w:pPr>
        <w:numPr>
          <w:ilvl w:val="0"/>
          <w:numId w:val="18"/>
        </w:numPr>
      </w:pPr>
      <w:r w:rsidRPr="00123E3B">
        <w:rPr>
          <w:b/>
          <w:bCs/>
        </w:rPr>
        <w:t>Suggestions</w:t>
      </w:r>
      <w:r w:rsidRPr="00123E3B">
        <w:t>:</w:t>
      </w:r>
    </w:p>
    <w:p w14:paraId="05BD8C28" w14:textId="77777777" w:rsidR="00CB1592" w:rsidRPr="00123E3B" w:rsidRDefault="00CB1592" w:rsidP="00CB1592">
      <w:pPr>
        <w:numPr>
          <w:ilvl w:val="1"/>
          <w:numId w:val="18"/>
        </w:numPr>
      </w:pPr>
      <w:r w:rsidRPr="00123E3B">
        <w:t>Implement strong onboarding for new users (e.g., tutorials, welcome gifts).</w:t>
      </w:r>
    </w:p>
    <w:p w14:paraId="53B67F2C" w14:textId="77777777" w:rsidR="00CB1592" w:rsidRPr="00CB1592" w:rsidRDefault="00CB1592" w:rsidP="00CB1592">
      <w:r w:rsidRPr="00123E3B">
        <w:t>Offer simplified guides and senior-specific support</w:t>
      </w:r>
    </w:p>
    <w:p w14:paraId="1B398E02" w14:textId="77777777" w:rsidR="00CB1592" w:rsidRPr="00CB1592" w:rsidRDefault="00CB1592" w:rsidP="00CB1592"/>
    <w:p w14:paraId="0A09A019" w14:textId="77777777" w:rsidR="00CB1592" w:rsidRPr="00CB1592" w:rsidRDefault="00CB1592" w:rsidP="00CB1592"/>
    <w:p w14:paraId="2E4F897E" w14:textId="77777777" w:rsidR="00CB1592" w:rsidRPr="00CB1592" w:rsidRDefault="00CB1592" w:rsidP="00CB1592"/>
    <w:p w14:paraId="3C5A7945" w14:textId="72577C5A" w:rsidR="00CB1592" w:rsidRPr="00CB1592" w:rsidRDefault="00CB1592" w:rsidP="00CB1592">
      <w:r>
        <w:rPr>
          <w:noProof/>
        </w:rPr>
        <w:drawing>
          <wp:inline distT="0" distB="0" distL="0" distR="0" wp14:anchorId="214A7C16" wp14:editId="684A8C66">
            <wp:extent cx="6931025" cy="2243797"/>
            <wp:effectExtent l="0" t="0" r="0" b="0"/>
            <wp:docPr id="19175774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577460" name="Picture 1917577460"/>
                    <pic:cNvPicPr/>
                  </pic:nvPicPr>
                  <pic:blipFill>
                    <a:blip r:embed="rId20"/>
                    <a:stretch>
                      <a:fillRect/>
                    </a:stretch>
                  </pic:blipFill>
                  <pic:spPr>
                    <a:xfrm>
                      <a:off x="0" y="0"/>
                      <a:ext cx="6938452" cy="2246201"/>
                    </a:xfrm>
                    <a:prstGeom prst="rect">
                      <a:avLst/>
                    </a:prstGeom>
                  </pic:spPr>
                </pic:pic>
              </a:graphicData>
            </a:graphic>
          </wp:inline>
        </w:drawing>
      </w:r>
    </w:p>
    <w:p w14:paraId="75EB2561" w14:textId="77777777" w:rsidR="00CB1592" w:rsidRPr="00CB1592" w:rsidRDefault="00CB1592" w:rsidP="00CB1592"/>
    <w:p w14:paraId="5905E7DB" w14:textId="77777777" w:rsidR="00CB1592" w:rsidRPr="00CB1592" w:rsidRDefault="00CB1592" w:rsidP="00CB1592"/>
    <w:p w14:paraId="529CB2DF" w14:textId="77777777" w:rsidR="00CB1592" w:rsidRPr="00CB1592" w:rsidRDefault="00CB1592" w:rsidP="00CB1592">
      <w:pPr>
        <w:pBdr>
          <w:bottom w:val="single" w:sz="12" w:space="1" w:color="auto"/>
        </w:pBdr>
      </w:pPr>
    </w:p>
    <w:p w14:paraId="300DE896" w14:textId="77777777" w:rsidR="00CB1592" w:rsidRDefault="00CB1592" w:rsidP="00CB1592"/>
    <w:p w14:paraId="4367A608" w14:textId="77777777" w:rsidR="00CB1592" w:rsidRDefault="00CB1592" w:rsidP="00CB1592"/>
    <w:p w14:paraId="7A596A8D" w14:textId="77777777" w:rsidR="00CB1592" w:rsidRDefault="00CB1592" w:rsidP="00CB1592"/>
    <w:p w14:paraId="5359A7C5" w14:textId="77777777" w:rsidR="00CB1592" w:rsidRDefault="00CB1592" w:rsidP="00CB1592"/>
    <w:p w14:paraId="318616D8" w14:textId="77777777" w:rsidR="00CB1592" w:rsidRDefault="00CB1592" w:rsidP="00CB1592"/>
    <w:p w14:paraId="002733FD" w14:textId="77777777" w:rsidR="00CB1592" w:rsidRDefault="00CB1592" w:rsidP="00CB1592"/>
    <w:p w14:paraId="7B022A60" w14:textId="77777777" w:rsidR="00CB1592" w:rsidRDefault="00CB1592" w:rsidP="00CB1592"/>
    <w:p w14:paraId="1D20B14B" w14:textId="77777777" w:rsidR="00CB1592" w:rsidRPr="00123E3B" w:rsidRDefault="00CB1592" w:rsidP="00CB1592"/>
    <w:p w14:paraId="7DC9E9BF" w14:textId="77777777" w:rsidR="00CB1592" w:rsidRPr="00CB1592" w:rsidRDefault="00CB1592" w:rsidP="00CB1592"/>
    <w:p w14:paraId="519A2FEA" w14:textId="77777777" w:rsidR="00CB1592" w:rsidRPr="00CB1592" w:rsidRDefault="00CB1592" w:rsidP="00CB1592"/>
    <w:p w14:paraId="0F8665D8" w14:textId="77777777" w:rsidR="00CB1592" w:rsidRPr="00CB1592" w:rsidRDefault="00CB1592" w:rsidP="00CB1592"/>
    <w:p w14:paraId="709F5EE6" w14:textId="0015827D" w:rsidR="00CB1592" w:rsidRPr="00CB1592" w:rsidRDefault="00CB1592" w:rsidP="00CB1592"/>
    <w:p w14:paraId="3F5984A2" w14:textId="77777777" w:rsidR="00CB1592" w:rsidRPr="00CB1592" w:rsidRDefault="00CB1592" w:rsidP="00CB1592"/>
    <w:p w14:paraId="4B03B1C1" w14:textId="1CD8AD44" w:rsidR="00CB1592" w:rsidRPr="00CB1592" w:rsidRDefault="00CB1592" w:rsidP="00CB1592"/>
    <w:p w14:paraId="5E11AB13" w14:textId="77777777" w:rsidR="00CB1592" w:rsidRPr="00CB1592" w:rsidRDefault="00CB1592" w:rsidP="00CB1592"/>
    <w:p w14:paraId="4297BE7A" w14:textId="77777777" w:rsidR="00CB1592" w:rsidRPr="00CB1592" w:rsidRDefault="00CB1592" w:rsidP="00CB1592"/>
    <w:p w14:paraId="2714DBDA" w14:textId="77777777" w:rsidR="00CB1592" w:rsidRPr="00CB1592" w:rsidRDefault="00CB1592" w:rsidP="00CB1592"/>
    <w:p w14:paraId="34DAA0A9" w14:textId="77777777" w:rsidR="00CB1592" w:rsidRPr="00CB1592" w:rsidRDefault="00CB1592" w:rsidP="00CB1592"/>
    <w:p w14:paraId="68B7BBFF" w14:textId="77777777" w:rsidR="00CB1592" w:rsidRPr="00CB1592" w:rsidRDefault="00CB1592" w:rsidP="00CB1592"/>
    <w:p w14:paraId="74904F27" w14:textId="77777777" w:rsidR="00CB1592" w:rsidRPr="00CB1592" w:rsidRDefault="00CB1592" w:rsidP="00CB1592"/>
    <w:p w14:paraId="3ABEEEA0" w14:textId="77777777" w:rsidR="00CB1592" w:rsidRPr="00CB1592" w:rsidRDefault="00CB1592" w:rsidP="00CB1592"/>
    <w:p w14:paraId="15D9C209" w14:textId="77777777" w:rsidR="00CB1592" w:rsidRPr="00CB1592" w:rsidRDefault="00CB1592" w:rsidP="00CB1592"/>
    <w:p w14:paraId="311F2976" w14:textId="77777777" w:rsidR="00CB1592" w:rsidRPr="00CB1592" w:rsidRDefault="00CB1592" w:rsidP="00CB1592"/>
    <w:p w14:paraId="27736732" w14:textId="77777777" w:rsidR="00CB1592" w:rsidRPr="00CB1592" w:rsidRDefault="00CB1592" w:rsidP="00CB1592"/>
    <w:p w14:paraId="78259D34" w14:textId="77777777" w:rsidR="00CB1592" w:rsidRDefault="00CB1592" w:rsidP="00CB1592"/>
    <w:p w14:paraId="3DA98E54" w14:textId="77777777" w:rsidR="00CB1592" w:rsidRDefault="00CB1592" w:rsidP="00CB1592">
      <w:pPr>
        <w:rPr>
          <w:noProof/>
        </w:rPr>
      </w:pPr>
    </w:p>
    <w:p w14:paraId="4586D05E" w14:textId="77777777" w:rsidR="00CB1592" w:rsidRDefault="00CB1592" w:rsidP="00CB1592">
      <w:pPr>
        <w:rPr>
          <w:noProof/>
        </w:rPr>
      </w:pPr>
    </w:p>
    <w:p w14:paraId="4162FA3B" w14:textId="2E4EFD3D" w:rsidR="00CB1592" w:rsidRPr="00CB1592" w:rsidRDefault="00CB1592" w:rsidP="00CB1592"/>
    <w:sectPr w:rsidR="00CB1592" w:rsidRPr="00CB1592" w:rsidSect="00406745">
      <w:type w:val="continuous"/>
      <w:pgSz w:w="11915" w:h="16847"/>
      <w:pgMar w:top="500" w:right="500" w:bottom="400" w:left="5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82EE78" w14:textId="77777777" w:rsidR="00AC558F" w:rsidRDefault="00AC558F" w:rsidP="00721D8B">
      <w:r>
        <w:separator/>
      </w:r>
    </w:p>
  </w:endnote>
  <w:endnote w:type="continuationSeparator" w:id="0">
    <w:p w14:paraId="0EEF53C2" w14:textId="77777777" w:rsidR="00AC558F" w:rsidRDefault="00AC558F" w:rsidP="00721D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lgerian">
    <w:panose1 w:val="04020705040A02060702"/>
    <w:charset w:val="00"/>
    <w:family w:val="decorative"/>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1E4797" w14:textId="77777777" w:rsidR="00AC558F" w:rsidRDefault="00AC558F" w:rsidP="00721D8B">
      <w:r>
        <w:separator/>
      </w:r>
    </w:p>
  </w:footnote>
  <w:footnote w:type="continuationSeparator" w:id="0">
    <w:p w14:paraId="58441E48" w14:textId="77777777" w:rsidR="00AC558F" w:rsidRDefault="00AC558F" w:rsidP="00721D8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7377E"/>
    <w:multiLevelType w:val="multilevel"/>
    <w:tmpl w:val="2D463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7C3E79"/>
    <w:multiLevelType w:val="multilevel"/>
    <w:tmpl w:val="E9A04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7E74FB7"/>
    <w:multiLevelType w:val="multilevel"/>
    <w:tmpl w:val="C860B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AF2566"/>
    <w:multiLevelType w:val="multilevel"/>
    <w:tmpl w:val="09D0B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9FC49B3"/>
    <w:multiLevelType w:val="multilevel"/>
    <w:tmpl w:val="504836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CF4CE1"/>
    <w:multiLevelType w:val="multilevel"/>
    <w:tmpl w:val="16C61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EEC24A1"/>
    <w:multiLevelType w:val="multilevel"/>
    <w:tmpl w:val="D7383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600275"/>
    <w:multiLevelType w:val="multilevel"/>
    <w:tmpl w:val="D9785F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E33288"/>
    <w:multiLevelType w:val="multilevel"/>
    <w:tmpl w:val="B2E81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755135"/>
    <w:multiLevelType w:val="multilevel"/>
    <w:tmpl w:val="36D054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E1695F"/>
    <w:multiLevelType w:val="multilevel"/>
    <w:tmpl w:val="5CD49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D361F1"/>
    <w:multiLevelType w:val="multilevel"/>
    <w:tmpl w:val="4ADE75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B9667C1"/>
    <w:multiLevelType w:val="multilevel"/>
    <w:tmpl w:val="289E9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D94EB6"/>
    <w:multiLevelType w:val="multilevel"/>
    <w:tmpl w:val="A04AC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A53B90"/>
    <w:multiLevelType w:val="multilevel"/>
    <w:tmpl w:val="67907B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9A50B0"/>
    <w:multiLevelType w:val="multilevel"/>
    <w:tmpl w:val="87E83B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070D7F"/>
    <w:multiLevelType w:val="multilevel"/>
    <w:tmpl w:val="DAC43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FC0DEE"/>
    <w:multiLevelType w:val="multilevel"/>
    <w:tmpl w:val="1BE8F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BF3C81"/>
    <w:multiLevelType w:val="multilevel"/>
    <w:tmpl w:val="9C16A7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4E06EA"/>
    <w:multiLevelType w:val="multilevel"/>
    <w:tmpl w:val="FA646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29379C"/>
    <w:multiLevelType w:val="multilevel"/>
    <w:tmpl w:val="36E2D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D63FCC"/>
    <w:multiLevelType w:val="multilevel"/>
    <w:tmpl w:val="6B32B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4840A55"/>
    <w:multiLevelType w:val="multilevel"/>
    <w:tmpl w:val="2F52D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221C0A"/>
    <w:multiLevelType w:val="multilevel"/>
    <w:tmpl w:val="A5289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452674"/>
    <w:multiLevelType w:val="multilevel"/>
    <w:tmpl w:val="C0BED3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B6904EE"/>
    <w:multiLevelType w:val="multilevel"/>
    <w:tmpl w:val="891EB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D98699D"/>
    <w:multiLevelType w:val="multilevel"/>
    <w:tmpl w:val="D69CC5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FB20A5E"/>
    <w:multiLevelType w:val="multilevel"/>
    <w:tmpl w:val="D5F483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FD41153"/>
    <w:multiLevelType w:val="multilevel"/>
    <w:tmpl w:val="840E9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2F17371"/>
    <w:multiLevelType w:val="multilevel"/>
    <w:tmpl w:val="EA960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45E4243"/>
    <w:multiLevelType w:val="multilevel"/>
    <w:tmpl w:val="AB6CCA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572208C"/>
    <w:multiLevelType w:val="multilevel"/>
    <w:tmpl w:val="C180D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A3D7C87"/>
    <w:multiLevelType w:val="hybridMultilevel"/>
    <w:tmpl w:val="39107F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AE36060"/>
    <w:multiLevelType w:val="multilevel"/>
    <w:tmpl w:val="F8162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E7E26B6"/>
    <w:multiLevelType w:val="multilevel"/>
    <w:tmpl w:val="8ADED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0856F5A"/>
    <w:multiLevelType w:val="multilevel"/>
    <w:tmpl w:val="30FA33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34874E3"/>
    <w:multiLevelType w:val="multilevel"/>
    <w:tmpl w:val="08A4D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63D48A1"/>
    <w:multiLevelType w:val="multilevel"/>
    <w:tmpl w:val="19428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988207C"/>
    <w:multiLevelType w:val="multilevel"/>
    <w:tmpl w:val="F3581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A7F1EB6"/>
    <w:multiLevelType w:val="multilevel"/>
    <w:tmpl w:val="DCBE1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CD8330C"/>
    <w:multiLevelType w:val="multilevel"/>
    <w:tmpl w:val="1C401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E350CA7"/>
    <w:multiLevelType w:val="multilevel"/>
    <w:tmpl w:val="3D205F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2190847">
    <w:abstractNumId w:val="29"/>
  </w:num>
  <w:num w:numId="2" w16cid:durableId="538007909">
    <w:abstractNumId w:val="2"/>
  </w:num>
  <w:num w:numId="3" w16cid:durableId="545869112">
    <w:abstractNumId w:val="19"/>
  </w:num>
  <w:num w:numId="4" w16cid:durableId="735708389">
    <w:abstractNumId w:val="12"/>
  </w:num>
  <w:num w:numId="5" w16cid:durableId="1205751316">
    <w:abstractNumId w:val="40"/>
  </w:num>
  <w:num w:numId="6" w16cid:durableId="1300649951">
    <w:abstractNumId w:val="4"/>
  </w:num>
  <w:num w:numId="7" w16cid:durableId="1533807993">
    <w:abstractNumId w:val="25"/>
  </w:num>
  <w:num w:numId="8" w16cid:durableId="231426521">
    <w:abstractNumId w:val="6"/>
  </w:num>
  <w:num w:numId="9" w16cid:durableId="1080296592">
    <w:abstractNumId w:val="17"/>
  </w:num>
  <w:num w:numId="10" w16cid:durableId="960302899">
    <w:abstractNumId w:val="20"/>
  </w:num>
  <w:num w:numId="11" w16cid:durableId="1999267824">
    <w:abstractNumId w:val="23"/>
  </w:num>
  <w:num w:numId="12" w16cid:durableId="1846356461">
    <w:abstractNumId w:val="15"/>
  </w:num>
  <w:num w:numId="13" w16cid:durableId="1648627699">
    <w:abstractNumId w:val="13"/>
  </w:num>
  <w:num w:numId="14" w16cid:durableId="479616092">
    <w:abstractNumId w:val="10"/>
  </w:num>
  <w:num w:numId="15" w16cid:durableId="1172798437">
    <w:abstractNumId w:val="16"/>
  </w:num>
  <w:num w:numId="16" w16cid:durableId="596794076">
    <w:abstractNumId w:val="28"/>
  </w:num>
  <w:num w:numId="17" w16cid:durableId="1570143749">
    <w:abstractNumId w:val="30"/>
  </w:num>
  <w:num w:numId="18" w16cid:durableId="991256265">
    <w:abstractNumId w:val="35"/>
  </w:num>
  <w:num w:numId="19" w16cid:durableId="1382050679">
    <w:abstractNumId w:val="7"/>
  </w:num>
  <w:num w:numId="20" w16cid:durableId="511795829">
    <w:abstractNumId w:val="41"/>
  </w:num>
  <w:num w:numId="21" w16cid:durableId="1700005840">
    <w:abstractNumId w:val="26"/>
  </w:num>
  <w:num w:numId="22" w16cid:durableId="1262953068">
    <w:abstractNumId w:val="24"/>
  </w:num>
  <w:num w:numId="23" w16cid:durableId="726495758">
    <w:abstractNumId w:val="14"/>
  </w:num>
  <w:num w:numId="24" w16cid:durableId="1736708017">
    <w:abstractNumId w:val="27"/>
  </w:num>
  <w:num w:numId="25" w16cid:durableId="1305232473">
    <w:abstractNumId w:val="9"/>
  </w:num>
  <w:num w:numId="26" w16cid:durableId="1827090120">
    <w:abstractNumId w:val="18"/>
  </w:num>
  <w:num w:numId="27" w16cid:durableId="1145395703">
    <w:abstractNumId w:val="34"/>
  </w:num>
  <w:num w:numId="28" w16cid:durableId="1526867706">
    <w:abstractNumId w:val="11"/>
  </w:num>
  <w:num w:numId="29" w16cid:durableId="373123589">
    <w:abstractNumId w:val="32"/>
  </w:num>
  <w:num w:numId="30" w16cid:durableId="579947657">
    <w:abstractNumId w:val="33"/>
  </w:num>
  <w:num w:numId="31" w16cid:durableId="875431745">
    <w:abstractNumId w:val="38"/>
  </w:num>
  <w:num w:numId="32" w16cid:durableId="901595986">
    <w:abstractNumId w:val="3"/>
  </w:num>
  <w:num w:numId="33" w16cid:durableId="1397824474">
    <w:abstractNumId w:val="1"/>
  </w:num>
  <w:num w:numId="34" w16cid:durableId="1184591100">
    <w:abstractNumId w:val="31"/>
  </w:num>
  <w:num w:numId="35" w16cid:durableId="1349067354">
    <w:abstractNumId w:val="37"/>
  </w:num>
  <w:num w:numId="36" w16cid:durableId="2123646164">
    <w:abstractNumId w:val="39"/>
  </w:num>
  <w:num w:numId="37" w16cid:durableId="134445957">
    <w:abstractNumId w:val="0"/>
  </w:num>
  <w:num w:numId="38" w16cid:durableId="1564441512">
    <w:abstractNumId w:val="36"/>
  </w:num>
  <w:num w:numId="39" w16cid:durableId="287587535">
    <w:abstractNumId w:val="5"/>
  </w:num>
  <w:num w:numId="40" w16cid:durableId="926422570">
    <w:abstractNumId w:val="22"/>
  </w:num>
  <w:num w:numId="41" w16cid:durableId="1086924956">
    <w:abstractNumId w:val="21"/>
  </w:num>
  <w:num w:numId="42" w16cid:durableId="49638956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2"/>
    <w:compatSetting w:name="useWord2013TrackBottomHyphenation" w:uri="http://schemas.microsoft.com/office/word" w:val="1"/>
  </w:compat>
  <w:rsids>
    <w:rsidRoot w:val="00DC62FD"/>
    <w:rsid w:val="00123E3B"/>
    <w:rsid w:val="00173894"/>
    <w:rsid w:val="001F7004"/>
    <w:rsid w:val="002208B7"/>
    <w:rsid w:val="003525D6"/>
    <w:rsid w:val="003A3F38"/>
    <w:rsid w:val="003C51AE"/>
    <w:rsid w:val="003D3A60"/>
    <w:rsid w:val="00406745"/>
    <w:rsid w:val="00444283"/>
    <w:rsid w:val="005D034C"/>
    <w:rsid w:val="00721D8B"/>
    <w:rsid w:val="007834FB"/>
    <w:rsid w:val="00A27ADD"/>
    <w:rsid w:val="00AC558F"/>
    <w:rsid w:val="00BA70C2"/>
    <w:rsid w:val="00BA7864"/>
    <w:rsid w:val="00CB1592"/>
    <w:rsid w:val="00CE2E51"/>
    <w:rsid w:val="00DC62FD"/>
    <w:rsid w:val="00E43CE5"/>
    <w:rsid w:val="00EA5F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54E30F"/>
  <w14:discardImageEditingData/>
  <w15:docId w15:val="{2B62E5A4-3A66-4F95-B07C-F2D3564CC4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59"/>
      <w:ind w:left="511"/>
    </w:pPr>
    <w:rPr>
      <w:rFonts w:ascii="Algerian" w:eastAsia="Algerian" w:hAnsi="Algerian"/>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table" w:styleId="TableGrid">
    <w:name w:val="Table Grid"/>
    <w:basedOn w:val="TableNormal"/>
    <w:uiPriority w:val="59"/>
    <w:rsid w:val="00D96CB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style>
  <w:style w:type="paragraph" w:styleId="NormalWeb">
    <w:name w:val="Normal (Web)"/>
    <w:basedOn w:val="Normal"/>
    <w:uiPriority w:val="99"/>
    <w:semiHidden/>
    <w:unhideWhenUsed/>
    <w:rsid w:val="00406745"/>
    <w:rPr>
      <w:rFonts w:ascii="Times New Roman" w:hAnsi="Times New Roman" w:cs="Times New Roman"/>
      <w:sz w:val="24"/>
      <w:szCs w:val="24"/>
    </w:rPr>
  </w:style>
  <w:style w:type="paragraph" w:styleId="Header">
    <w:name w:val="header"/>
    <w:basedOn w:val="Normal"/>
    <w:link w:val="HeaderChar"/>
    <w:uiPriority w:val="99"/>
    <w:unhideWhenUsed/>
    <w:rsid w:val="00721D8B"/>
    <w:pPr>
      <w:tabs>
        <w:tab w:val="center" w:pos="4680"/>
        <w:tab w:val="right" w:pos="9360"/>
      </w:tabs>
    </w:pPr>
  </w:style>
  <w:style w:type="character" w:customStyle="1" w:styleId="HeaderChar">
    <w:name w:val="Header Char"/>
    <w:basedOn w:val="DefaultParagraphFont"/>
    <w:link w:val="Header"/>
    <w:uiPriority w:val="99"/>
    <w:rsid w:val="00721D8B"/>
  </w:style>
  <w:style w:type="paragraph" w:styleId="Footer">
    <w:name w:val="footer"/>
    <w:basedOn w:val="Normal"/>
    <w:link w:val="FooterChar"/>
    <w:uiPriority w:val="99"/>
    <w:unhideWhenUsed/>
    <w:rsid w:val="00721D8B"/>
    <w:pPr>
      <w:tabs>
        <w:tab w:val="center" w:pos="4680"/>
        <w:tab w:val="right" w:pos="9360"/>
      </w:tabs>
    </w:pPr>
  </w:style>
  <w:style w:type="character" w:customStyle="1" w:styleId="FooterChar">
    <w:name w:val="Footer Char"/>
    <w:basedOn w:val="DefaultParagraphFont"/>
    <w:link w:val="Footer"/>
    <w:uiPriority w:val="99"/>
    <w:rsid w:val="00721D8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860115">
      <w:bodyDiv w:val="1"/>
      <w:marLeft w:val="0"/>
      <w:marRight w:val="0"/>
      <w:marTop w:val="0"/>
      <w:marBottom w:val="0"/>
      <w:divBdr>
        <w:top w:val="none" w:sz="0" w:space="0" w:color="auto"/>
        <w:left w:val="none" w:sz="0" w:space="0" w:color="auto"/>
        <w:bottom w:val="none" w:sz="0" w:space="0" w:color="auto"/>
        <w:right w:val="none" w:sz="0" w:space="0" w:color="auto"/>
      </w:divBdr>
    </w:div>
    <w:div w:id="191380467">
      <w:bodyDiv w:val="1"/>
      <w:marLeft w:val="0"/>
      <w:marRight w:val="0"/>
      <w:marTop w:val="0"/>
      <w:marBottom w:val="0"/>
      <w:divBdr>
        <w:top w:val="none" w:sz="0" w:space="0" w:color="auto"/>
        <w:left w:val="none" w:sz="0" w:space="0" w:color="auto"/>
        <w:bottom w:val="none" w:sz="0" w:space="0" w:color="auto"/>
        <w:right w:val="none" w:sz="0" w:space="0" w:color="auto"/>
      </w:divBdr>
    </w:div>
    <w:div w:id="308872824">
      <w:bodyDiv w:val="1"/>
      <w:marLeft w:val="0"/>
      <w:marRight w:val="0"/>
      <w:marTop w:val="0"/>
      <w:marBottom w:val="0"/>
      <w:divBdr>
        <w:top w:val="none" w:sz="0" w:space="0" w:color="auto"/>
        <w:left w:val="none" w:sz="0" w:space="0" w:color="auto"/>
        <w:bottom w:val="none" w:sz="0" w:space="0" w:color="auto"/>
        <w:right w:val="none" w:sz="0" w:space="0" w:color="auto"/>
      </w:divBdr>
    </w:div>
    <w:div w:id="348877361">
      <w:bodyDiv w:val="1"/>
      <w:marLeft w:val="0"/>
      <w:marRight w:val="0"/>
      <w:marTop w:val="0"/>
      <w:marBottom w:val="0"/>
      <w:divBdr>
        <w:top w:val="none" w:sz="0" w:space="0" w:color="auto"/>
        <w:left w:val="none" w:sz="0" w:space="0" w:color="auto"/>
        <w:bottom w:val="none" w:sz="0" w:space="0" w:color="auto"/>
        <w:right w:val="none" w:sz="0" w:space="0" w:color="auto"/>
      </w:divBdr>
    </w:div>
    <w:div w:id="388920886">
      <w:bodyDiv w:val="1"/>
      <w:marLeft w:val="0"/>
      <w:marRight w:val="0"/>
      <w:marTop w:val="0"/>
      <w:marBottom w:val="0"/>
      <w:divBdr>
        <w:top w:val="none" w:sz="0" w:space="0" w:color="auto"/>
        <w:left w:val="none" w:sz="0" w:space="0" w:color="auto"/>
        <w:bottom w:val="none" w:sz="0" w:space="0" w:color="auto"/>
        <w:right w:val="none" w:sz="0" w:space="0" w:color="auto"/>
      </w:divBdr>
    </w:div>
    <w:div w:id="414204342">
      <w:bodyDiv w:val="1"/>
      <w:marLeft w:val="0"/>
      <w:marRight w:val="0"/>
      <w:marTop w:val="0"/>
      <w:marBottom w:val="0"/>
      <w:divBdr>
        <w:top w:val="none" w:sz="0" w:space="0" w:color="auto"/>
        <w:left w:val="none" w:sz="0" w:space="0" w:color="auto"/>
        <w:bottom w:val="none" w:sz="0" w:space="0" w:color="auto"/>
        <w:right w:val="none" w:sz="0" w:space="0" w:color="auto"/>
      </w:divBdr>
    </w:div>
    <w:div w:id="425811697">
      <w:bodyDiv w:val="1"/>
      <w:marLeft w:val="0"/>
      <w:marRight w:val="0"/>
      <w:marTop w:val="0"/>
      <w:marBottom w:val="0"/>
      <w:divBdr>
        <w:top w:val="none" w:sz="0" w:space="0" w:color="auto"/>
        <w:left w:val="none" w:sz="0" w:space="0" w:color="auto"/>
        <w:bottom w:val="none" w:sz="0" w:space="0" w:color="auto"/>
        <w:right w:val="none" w:sz="0" w:space="0" w:color="auto"/>
      </w:divBdr>
    </w:div>
    <w:div w:id="598564372">
      <w:bodyDiv w:val="1"/>
      <w:marLeft w:val="0"/>
      <w:marRight w:val="0"/>
      <w:marTop w:val="0"/>
      <w:marBottom w:val="0"/>
      <w:divBdr>
        <w:top w:val="none" w:sz="0" w:space="0" w:color="auto"/>
        <w:left w:val="none" w:sz="0" w:space="0" w:color="auto"/>
        <w:bottom w:val="none" w:sz="0" w:space="0" w:color="auto"/>
        <w:right w:val="none" w:sz="0" w:space="0" w:color="auto"/>
      </w:divBdr>
      <w:divsChild>
        <w:div w:id="1472479764">
          <w:marLeft w:val="0"/>
          <w:marRight w:val="0"/>
          <w:marTop w:val="0"/>
          <w:marBottom w:val="0"/>
          <w:divBdr>
            <w:top w:val="none" w:sz="0" w:space="0" w:color="auto"/>
            <w:left w:val="none" w:sz="0" w:space="0" w:color="auto"/>
            <w:bottom w:val="none" w:sz="0" w:space="0" w:color="auto"/>
            <w:right w:val="none" w:sz="0" w:space="0" w:color="auto"/>
          </w:divBdr>
        </w:div>
      </w:divsChild>
    </w:div>
    <w:div w:id="608508398">
      <w:bodyDiv w:val="1"/>
      <w:marLeft w:val="0"/>
      <w:marRight w:val="0"/>
      <w:marTop w:val="0"/>
      <w:marBottom w:val="0"/>
      <w:divBdr>
        <w:top w:val="none" w:sz="0" w:space="0" w:color="auto"/>
        <w:left w:val="none" w:sz="0" w:space="0" w:color="auto"/>
        <w:bottom w:val="none" w:sz="0" w:space="0" w:color="auto"/>
        <w:right w:val="none" w:sz="0" w:space="0" w:color="auto"/>
      </w:divBdr>
    </w:div>
    <w:div w:id="755130940">
      <w:bodyDiv w:val="1"/>
      <w:marLeft w:val="0"/>
      <w:marRight w:val="0"/>
      <w:marTop w:val="0"/>
      <w:marBottom w:val="0"/>
      <w:divBdr>
        <w:top w:val="none" w:sz="0" w:space="0" w:color="auto"/>
        <w:left w:val="none" w:sz="0" w:space="0" w:color="auto"/>
        <w:bottom w:val="none" w:sz="0" w:space="0" w:color="auto"/>
        <w:right w:val="none" w:sz="0" w:space="0" w:color="auto"/>
      </w:divBdr>
    </w:div>
    <w:div w:id="780563536">
      <w:bodyDiv w:val="1"/>
      <w:marLeft w:val="0"/>
      <w:marRight w:val="0"/>
      <w:marTop w:val="0"/>
      <w:marBottom w:val="0"/>
      <w:divBdr>
        <w:top w:val="none" w:sz="0" w:space="0" w:color="auto"/>
        <w:left w:val="none" w:sz="0" w:space="0" w:color="auto"/>
        <w:bottom w:val="none" w:sz="0" w:space="0" w:color="auto"/>
        <w:right w:val="none" w:sz="0" w:space="0" w:color="auto"/>
      </w:divBdr>
    </w:div>
    <w:div w:id="861436284">
      <w:bodyDiv w:val="1"/>
      <w:marLeft w:val="0"/>
      <w:marRight w:val="0"/>
      <w:marTop w:val="0"/>
      <w:marBottom w:val="0"/>
      <w:divBdr>
        <w:top w:val="none" w:sz="0" w:space="0" w:color="auto"/>
        <w:left w:val="none" w:sz="0" w:space="0" w:color="auto"/>
        <w:bottom w:val="none" w:sz="0" w:space="0" w:color="auto"/>
        <w:right w:val="none" w:sz="0" w:space="0" w:color="auto"/>
      </w:divBdr>
    </w:div>
    <w:div w:id="888372489">
      <w:bodyDiv w:val="1"/>
      <w:marLeft w:val="0"/>
      <w:marRight w:val="0"/>
      <w:marTop w:val="0"/>
      <w:marBottom w:val="0"/>
      <w:divBdr>
        <w:top w:val="none" w:sz="0" w:space="0" w:color="auto"/>
        <w:left w:val="none" w:sz="0" w:space="0" w:color="auto"/>
        <w:bottom w:val="none" w:sz="0" w:space="0" w:color="auto"/>
        <w:right w:val="none" w:sz="0" w:space="0" w:color="auto"/>
      </w:divBdr>
    </w:div>
    <w:div w:id="996566462">
      <w:bodyDiv w:val="1"/>
      <w:marLeft w:val="0"/>
      <w:marRight w:val="0"/>
      <w:marTop w:val="0"/>
      <w:marBottom w:val="0"/>
      <w:divBdr>
        <w:top w:val="none" w:sz="0" w:space="0" w:color="auto"/>
        <w:left w:val="none" w:sz="0" w:space="0" w:color="auto"/>
        <w:bottom w:val="none" w:sz="0" w:space="0" w:color="auto"/>
        <w:right w:val="none" w:sz="0" w:space="0" w:color="auto"/>
      </w:divBdr>
    </w:div>
    <w:div w:id="1031691923">
      <w:bodyDiv w:val="1"/>
      <w:marLeft w:val="0"/>
      <w:marRight w:val="0"/>
      <w:marTop w:val="0"/>
      <w:marBottom w:val="0"/>
      <w:divBdr>
        <w:top w:val="none" w:sz="0" w:space="0" w:color="auto"/>
        <w:left w:val="none" w:sz="0" w:space="0" w:color="auto"/>
        <w:bottom w:val="none" w:sz="0" w:space="0" w:color="auto"/>
        <w:right w:val="none" w:sz="0" w:space="0" w:color="auto"/>
      </w:divBdr>
    </w:div>
    <w:div w:id="1133865328">
      <w:bodyDiv w:val="1"/>
      <w:marLeft w:val="0"/>
      <w:marRight w:val="0"/>
      <w:marTop w:val="0"/>
      <w:marBottom w:val="0"/>
      <w:divBdr>
        <w:top w:val="none" w:sz="0" w:space="0" w:color="auto"/>
        <w:left w:val="none" w:sz="0" w:space="0" w:color="auto"/>
        <w:bottom w:val="none" w:sz="0" w:space="0" w:color="auto"/>
        <w:right w:val="none" w:sz="0" w:space="0" w:color="auto"/>
      </w:divBdr>
    </w:div>
    <w:div w:id="1223637786">
      <w:bodyDiv w:val="1"/>
      <w:marLeft w:val="0"/>
      <w:marRight w:val="0"/>
      <w:marTop w:val="0"/>
      <w:marBottom w:val="0"/>
      <w:divBdr>
        <w:top w:val="none" w:sz="0" w:space="0" w:color="auto"/>
        <w:left w:val="none" w:sz="0" w:space="0" w:color="auto"/>
        <w:bottom w:val="none" w:sz="0" w:space="0" w:color="auto"/>
        <w:right w:val="none" w:sz="0" w:space="0" w:color="auto"/>
      </w:divBdr>
    </w:div>
    <w:div w:id="1225021043">
      <w:bodyDiv w:val="1"/>
      <w:marLeft w:val="0"/>
      <w:marRight w:val="0"/>
      <w:marTop w:val="0"/>
      <w:marBottom w:val="0"/>
      <w:divBdr>
        <w:top w:val="none" w:sz="0" w:space="0" w:color="auto"/>
        <w:left w:val="none" w:sz="0" w:space="0" w:color="auto"/>
        <w:bottom w:val="none" w:sz="0" w:space="0" w:color="auto"/>
        <w:right w:val="none" w:sz="0" w:space="0" w:color="auto"/>
      </w:divBdr>
    </w:div>
    <w:div w:id="1263956519">
      <w:bodyDiv w:val="1"/>
      <w:marLeft w:val="0"/>
      <w:marRight w:val="0"/>
      <w:marTop w:val="0"/>
      <w:marBottom w:val="0"/>
      <w:divBdr>
        <w:top w:val="none" w:sz="0" w:space="0" w:color="auto"/>
        <w:left w:val="none" w:sz="0" w:space="0" w:color="auto"/>
        <w:bottom w:val="none" w:sz="0" w:space="0" w:color="auto"/>
        <w:right w:val="none" w:sz="0" w:space="0" w:color="auto"/>
      </w:divBdr>
    </w:div>
    <w:div w:id="1366909636">
      <w:bodyDiv w:val="1"/>
      <w:marLeft w:val="0"/>
      <w:marRight w:val="0"/>
      <w:marTop w:val="0"/>
      <w:marBottom w:val="0"/>
      <w:divBdr>
        <w:top w:val="none" w:sz="0" w:space="0" w:color="auto"/>
        <w:left w:val="none" w:sz="0" w:space="0" w:color="auto"/>
        <w:bottom w:val="none" w:sz="0" w:space="0" w:color="auto"/>
        <w:right w:val="none" w:sz="0" w:space="0" w:color="auto"/>
      </w:divBdr>
    </w:div>
    <w:div w:id="1383401886">
      <w:bodyDiv w:val="1"/>
      <w:marLeft w:val="0"/>
      <w:marRight w:val="0"/>
      <w:marTop w:val="0"/>
      <w:marBottom w:val="0"/>
      <w:divBdr>
        <w:top w:val="none" w:sz="0" w:space="0" w:color="auto"/>
        <w:left w:val="none" w:sz="0" w:space="0" w:color="auto"/>
        <w:bottom w:val="none" w:sz="0" w:space="0" w:color="auto"/>
        <w:right w:val="none" w:sz="0" w:space="0" w:color="auto"/>
      </w:divBdr>
    </w:div>
    <w:div w:id="1390491397">
      <w:bodyDiv w:val="1"/>
      <w:marLeft w:val="0"/>
      <w:marRight w:val="0"/>
      <w:marTop w:val="0"/>
      <w:marBottom w:val="0"/>
      <w:divBdr>
        <w:top w:val="none" w:sz="0" w:space="0" w:color="auto"/>
        <w:left w:val="none" w:sz="0" w:space="0" w:color="auto"/>
        <w:bottom w:val="none" w:sz="0" w:space="0" w:color="auto"/>
        <w:right w:val="none" w:sz="0" w:space="0" w:color="auto"/>
      </w:divBdr>
    </w:div>
    <w:div w:id="1439258681">
      <w:bodyDiv w:val="1"/>
      <w:marLeft w:val="0"/>
      <w:marRight w:val="0"/>
      <w:marTop w:val="0"/>
      <w:marBottom w:val="0"/>
      <w:divBdr>
        <w:top w:val="none" w:sz="0" w:space="0" w:color="auto"/>
        <w:left w:val="none" w:sz="0" w:space="0" w:color="auto"/>
        <w:bottom w:val="none" w:sz="0" w:space="0" w:color="auto"/>
        <w:right w:val="none" w:sz="0" w:space="0" w:color="auto"/>
      </w:divBdr>
    </w:div>
    <w:div w:id="1516462204">
      <w:bodyDiv w:val="1"/>
      <w:marLeft w:val="0"/>
      <w:marRight w:val="0"/>
      <w:marTop w:val="0"/>
      <w:marBottom w:val="0"/>
      <w:divBdr>
        <w:top w:val="none" w:sz="0" w:space="0" w:color="auto"/>
        <w:left w:val="none" w:sz="0" w:space="0" w:color="auto"/>
        <w:bottom w:val="none" w:sz="0" w:space="0" w:color="auto"/>
        <w:right w:val="none" w:sz="0" w:space="0" w:color="auto"/>
      </w:divBdr>
    </w:div>
    <w:div w:id="1548493310">
      <w:bodyDiv w:val="1"/>
      <w:marLeft w:val="0"/>
      <w:marRight w:val="0"/>
      <w:marTop w:val="0"/>
      <w:marBottom w:val="0"/>
      <w:divBdr>
        <w:top w:val="none" w:sz="0" w:space="0" w:color="auto"/>
        <w:left w:val="none" w:sz="0" w:space="0" w:color="auto"/>
        <w:bottom w:val="none" w:sz="0" w:space="0" w:color="auto"/>
        <w:right w:val="none" w:sz="0" w:space="0" w:color="auto"/>
      </w:divBdr>
    </w:div>
    <w:div w:id="1556356377">
      <w:bodyDiv w:val="1"/>
      <w:marLeft w:val="0"/>
      <w:marRight w:val="0"/>
      <w:marTop w:val="0"/>
      <w:marBottom w:val="0"/>
      <w:divBdr>
        <w:top w:val="none" w:sz="0" w:space="0" w:color="auto"/>
        <w:left w:val="none" w:sz="0" w:space="0" w:color="auto"/>
        <w:bottom w:val="none" w:sz="0" w:space="0" w:color="auto"/>
        <w:right w:val="none" w:sz="0" w:space="0" w:color="auto"/>
      </w:divBdr>
    </w:div>
    <w:div w:id="1575621528">
      <w:bodyDiv w:val="1"/>
      <w:marLeft w:val="0"/>
      <w:marRight w:val="0"/>
      <w:marTop w:val="0"/>
      <w:marBottom w:val="0"/>
      <w:divBdr>
        <w:top w:val="none" w:sz="0" w:space="0" w:color="auto"/>
        <w:left w:val="none" w:sz="0" w:space="0" w:color="auto"/>
        <w:bottom w:val="none" w:sz="0" w:space="0" w:color="auto"/>
        <w:right w:val="none" w:sz="0" w:space="0" w:color="auto"/>
      </w:divBdr>
    </w:div>
    <w:div w:id="1650161228">
      <w:bodyDiv w:val="1"/>
      <w:marLeft w:val="0"/>
      <w:marRight w:val="0"/>
      <w:marTop w:val="0"/>
      <w:marBottom w:val="0"/>
      <w:divBdr>
        <w:top w:val="none" w:sz="0" w:space="0" w:color="auto"/>
        <w:left w:val="none" w:sz="0" w:space="0" w:color="auto"/>
        <w:bottom w:val="none" w:sz="0" w:space="0" w:color="auto"/>
        <w:right w:val="none" w:sz="0" w:space="0" w:color="auto"/>
      </w:divBdr>
    </w:div>
    <w:div w:id="1719817083">
      <w:bodyDiv w:val="1"/>
      <w:marLeft w:val="0"/>
      <w:marRight w:val="0"/>
      <w:marTop w:val="0"/>
      <w:marBottom w:val="0"/>
      <w:divBdr>
        <w:top w:val="none" w:sz="0" w:space="0" w:color="auto"/>
        <w:left w:val="none" w:sz="0" w:space="0" w:color="auto"/>
        <w:bottom w:val="none" w:sz="0" w:space="0" w:color="auto"/>
        <w:right w:val="none" w:sz="0" w:space="0" w:color="auto"/>
      </w:divBdr>
    </w:div>
    <w:div w:id="1737168334">
      <w:bodyDiv w:val="1"/>
      <w:marLeft w:val="0"/>
      <w:marRight w:val="0"/>
      <w:marTop w:val="0"/>
      <w:marBottom w:val="0"/>
      <w:divBdr>
        <w:top w:val="none" w:sz="0" w:space="0" w:color="auto"/>
        <w:left w:val="none" w:sz="0" w:space="0" w:color="auto"/>
        <w:bottom w:val="none" w:sz="0" w:space="0" w:color="auto"/>
        <w:right w:val="none" w:sz="0" w:space="0" w:color="auto"/>
      </w:divBdr>
    </w:div>
    <w:div w:id="1737705023">
      <w:bodyDiv w:val="1"/>
      <w:marLeft w:val="0"/>
      <w:marRight w:val="0"/>
      <w:marTop w:val="0"/>
      <w:marBottom w:val="0"/>
      <w:divBdr>
        <w:top w:val="none" w:sz="0" w:space="0" w:color="auto"/>
        <w:left w:val="none" w:sz="0" w:space="0" w:color="auto"/>
        <w:bottom w:val="none" w:sz="0" w:space="0" w:color="auto"/>
        <w:right w:val="none" w:sz="0" w:space="0" w:color="auto"/>
      </w:divBdr>
      <w:divsChild>
        <w:div w:id="2080441570">
          <w:marLeft w:val="0"/>
          <w:marRight w:val="0"/>
          <w:marTop w:val="0"/>
          <w:marBottom w:val="0"/>
          <w:divBdr>
            <w:top w:val="none" w:sz="0" w:space="0" w:color="auto"/>
            <w:left w:val="none" w:sz="0" w:space="0" w:color="auto"/>
            <w:bottom w:val="none" w:sz="0" w:space="0" w:color="auto"/>
            <w:right w:val="none" w:sz="0" w:space="0" w:color="auto"/>
          </w:divBdr>
        </w:div>
      </w:divsChild>
    </w:div>
    <w:div w:id="1782646045">
      <w:bodyDiv w:val="1"/>
      <w:marLeft w:val="0"/>
      <w:marRight w:val="0"/>
      <w:marTop w:val="0"/>
      <w:marBottom w:val="0"/>
      <w:divBdr>
        <w:top w:val="none" w:sz="0" w:space="0" w:color="auto"/>
        <w:left w:val="none" w:sz="0" w:space="0" w:color="auto"/>
        <w:bottom w:val="none" w:sz="0" w:space="0" w:color="auto"/>
        <w:right w:val="none" w:sz="0" w:space="0" w:color="auto"/>
      </w:divBdr>
    </w:div>
    <w:div w:id="1836411763">
      <w:bodyDiv w:val="1"/>
      <w:marLeft w:val="0"/>
      <w:marRight w:val="0"/>
      <w:marTop w:val="0"/>
      <w:marBottom w:val="0"/>
      <w:divBdr>
        <w:top w:val="none" w:sz="0" w:space="0" w:color="auto"/>
        <w:left w:val="none" w:sz="0" w:space="0" w:color="auto"/>
        <w:bottom w:val="none" w:sz="0" w:space="0" w:color="auto"/>
        <w:right w:val="none" w:sz="0" w:space="0" w:color="auto"/>
      </w:divBdr>
    </w:div>
    <w:div w:id="1943417495">
      <w:bodyDiv w:val="1"/>
      <w:marLeft w:val="0"/>
      <w:marRight w:val="0"/>
      <w:marTop w:val="0"/>
      <w:marBottom w:val="0"/>
      <w:divBdr>
        <w:top w:val="none" w:sz="0" w:space="0" w:color="auto"/>
        <w:left w:val="none" w:sz="0" w:space="0" w:color="auto"/>
        <w:bottom w:val="none" w:sz="0" w:space="0" w:color="auto"/>
        <w:right w:val="none" w:sz="0" w:space="0" w:color="auto"/>
      </w:divBdr>
    </w:div>
    <w:div w:id="1994720404">
      <w:bodyDiv w:val="1"/>
      <w:marLeft w:val="0"/>
      <w:marRight w:val="0"/>
      <w:marTop w:val="0"/>
      <w:marBottom w:val="0"/>
      <w:divBdr>
        <w:top w:val="none" w:sz="0" w:space="0" w:color="auto"/>
        <w:left w:val="none" w:sz="0" w:space="0" w:color="auto"/>
        <w:bottom w:val="none" w:sz="0" w:space="0" w:color="auto"/>
        <w:right w:val="none" w:sz="0" w:space="0" w:color="auto"/>
      </w:divBdr>
    </w:div>
    <w:div w:id="200377378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18" Type="http://schemas.openxmlformats.org/officeDocument/2006/relationships/image" Target="media/image12.jp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image" Target="media/image11.jpg"/><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image" Target="media/image14.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image" Target="media/image9.jpg"/><Relationship Id="rId10" Type="http://schemas.openxmlformats.org/officeDocument/2006/relationships/image" Target="media/image4.jpg"/><Relationship Id="rId19" Type="http://schemas.openxmlformats.org/officeDocument/2006/relationships/image" Target="media/image13.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123</TotalTime>
  <Pages>10</Pages>
  <Words>1353</Words>
  <Characters>7717</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arpitabhattacharyya00@gmail.com</dc:creator>
  <cp:keywords/>
  <dc:description/>
  <cp:lastModifiedBy>arpitabhattacharyya00@gmail.com</cp:lastModifiedBy>
  <cp:revision>8</cp:revision>
  <dcterms:created xsi:type="dcterms:W3CDTF">2025-06-20T12:32:00Z</dcterms:created>
  <dcterms:modified xsi:type="dcterms:W3CDTF">2025-06-22T07:12:00Z</dcterms:modified>
</cp:coreProperties>
</file>